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DBAFD" w14:textId="7D88D9E1" w:rsidR="002879EF" w:rsidRPr="0001704E" w:rsidRDefault="002879EF" w:rsidP="007E37DD"/>
    <w:p w14:paraId="6B621B0E" w14:textId="77777777" w:rsidR="007E37DD" w:rsidRPr="0001704E" w:rsidRDefault="007E37DD" w:rsidP="007E37DD"/>
    <w:p w14:paraId="70CB72E5" w14:textId="5989A947" w:rsidR="002879EF" w:rsidRPr="0001704E" w:rsidRDefault="002879EF" w:rsidP="00F5308D"/>
    <w:p w14:paraId="4803A61D" w14:textId="0BC5196D" w:rsidR="00547669" w:rsidRPr="0001704E" w:rsidRDefault="00547669" w:rsidP="00F5308D"/>
    <w:p w14:paraId="49CC2BED" w14:textId="6FE9FD65" w:rsidR="007E37DD" w:rsidRPr="0001704E" w:rsidRDefault="007E37DD" w:rsidP="00083646">
      <w:pPr>
        <w:pStyle w:val="TitelZeile2blau"/>
      </w:pPr>
      <w:r>
        <w:t>«</w:t>
      </w:r>
      <w:proofErr w:type="spellStart"/>
      <w:r>
        <w:t>Riding</w:t>
      </w:r>
      <w:proofErr w:type="spellEnd"/>
      <w:r>
        <w:t xml:space="preserve"> Bubbles» im Schweizer Aktienmarkt</w:t>
      </w:r>
    </w:p>
    <w:p w14:paraId="155CA71A" w14:textId="7EC73D98" w:rsidR="00AF5F61" w:rsidRPr="0001704E" w:rsidRDefault="00AF5F61" w:rsidP="00B33206">
      <w:pPr>
        <w:pStyle w:val="TitelMitarbeitende"/>
      </w:pPr>
      <w:r>
        <w:t>Verfasser/in: Livio Ambrogini</w:t>
      </w:r>
    </w:p>
    <w:p w14:paraId="1E833CE1" w14:textId="180E986A" w:rsidR="00B33206" w:rsidRPr="0001704E" w:rsidRDefault="00AF5F61" w:rsidP="00B33206">
      <w:pPr>
        <w:pStyle w:val="TitelMitarbeitende"/>
      </w:pPr>
      <w:r>
        <w:t>Referent/in: Thomas Krabichler</w:t>
      </w:r>
    </w:p>
    <w:p w14:paraId="2BC35290" w14:textId="5EB1EFA2" w:rsidR="002879EF" w:rsidRPr="0001704E" w:rsidRDefault="009A3FCD" w:rsidP="007E37DD">
      <w:pPr>
        <w:pStyle w:val="TitelMitarbeitende"/>
      </w:pPr>
      <w:r>
        <w:t>Korreferent/in: Katerina Rigana</w:t>
      </w:r>
    </w:p>
    <w:p w14:paraId="50112C6F" w14:textId="77777777" w:rsidR="007E37DD" w:rsidRPr="0001704E" w:rsidRDefault="007E37DD" w:rsidP="007E37DD"/>
    <w:p w14:paraId="3262895D" w14:textId="52063A3A" w:rsidR="007E37DD" w:rsidRPr="0001704E" w:rsidRDefault="00A40C7D" w:rsidP="007E37DD">
      <w:r>
        <w:rPr>
          <w:noProof/>
        </w:rPr>
        <w:drawing>
          <wp:inline distT="0" distB="0" distL="0" distR="0" wp14:anchorId="53F4A97F" wp14:editId="3B0CF8E8">
            <wp:extent cx="5850890" cy="3194050"/>
            <wp:effectExtent l="0" t="0" r="0" b="6350"/>
            <wp:docPr id="2146670938" name="Picture 2" descr="A bubble in a lin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70938" name="Picture 2" descr="A bubble in a line  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50890" cy="3194050"/>
                    </a:xfrm>
                    <a:prstGeom prst="rect">
                      <a:avLst/>
                    </a:prstGeom>
                  </pic:spPr>
                </pic:pic>
              </a:graphicData>
            </a:graphic>
          </wp:inline>
        </w:drawing>
      </w:r>
    </w:p>
    <w:p w14:paraId="063B3256" w14:textId="77777777" w:rsidR="007E37DD" w:rsidRDefault="007E37DD" w:rsidP="007E37DD"/>
    <w:p w14:paraId="5440DA7D" w14:textId="77777777" w:rsidR="00A40C7D" w:rsidRPr="0001704E" w:rsidRDefault="00A40C7D" w:rsidP="007E37DD"/>
    <w:p w14:paraId="15877525" w14:textId="3BAE85EC" w:rsidR="002879EF" w:rsidRPr="0001704E" w:rsidRDefault="002879EF" w:rsidP="002707D6"/>
    <w:p w14:paraId="562D794C" w14:textId="044819DE" w:rsidR="00DA1E3D" w:rsidRPr="0001704E" w:rsidRDefault="008F3BBF" w:rsidP="00DA1E3D">
      <w:r>
        <w:rPr>
          <w:noProof/>
          <w:lang w:eastAsia="de-CH"/>
        </w:rPr>
        <mc:AlternateContent>
          <mc:Choice Requires="wps">
            <w:drawing>
              <wp:anchor distT="0" distB="0" distL="114300" distR="114300" simplePos="0" relativeHeight="251658240" behindDoc="1" locked="0" layoutInCell="1" allowOverlap="1" wp14:anchorId="14631A08" wp14:editId="0C82AC58">
                <wp:simplePos x="0" y="0"/>
                <wp:positionH relativeFrom="margin">
                  <wp:align>left</wp:align>
                </wp:positionH>
                <wp:positionV relativeFrom="paragraph">
                  <wp:posOffset>284480</wp:posOffset>
                </wp:positionV>
                <wp:extent cx="4591050" cy="917575"/>
                <wp:effectExtent l="0" t="0" r="0" b="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0" cy="917575"/>
                        </a:xfrm>
                        <a:prstGeom prst="rect">
                          <a:avLst/>
                        </a:prstGeom>
                        <a:solidFill>
                          <a:schemeClr val="bg1">
                            <a:lumMod val="8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6BF5E" id="Rechteck 5" o:spid="_x0000_s1026" style="position:absolute;margin-left:0;margin-top:22.4pt;width:361.5pt;height:72.2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3UCt+AEAANgDAAAOAAAAZHJzL2Uyb0RvYy54bWysU8tu2zAQvBfoPxC815IMq44Fy0HgIEWB 9AGk/QCaoiSiFJdd0pbdr++SchyjuQW9EFwuOTs7O1zfHgfDDgq9BlvzYpZzpqyERtuu5j9/PHy4 4cwHYRthwKqan5Tnt5v379ajq9QcejCNQkYg1lejq3kfgquyzMteDcLPwClLyRZwEIFC7LIGxUjo g8nmef4xGwEbhyCV93R6PyX5JuG3rZLhW9t6FZipOXELacW07uKabdai6lC4XsszDfEGFoPQlope oO5FEGyP+hXUoCWChzbMJAwZtK2WKvVA3RT5P9089cKp1AuJ491FJv//YOXXw5P7jpG6d48gf3lm YdsL26k7RBh7JRoqV0ShstH56vIgBp6est34BRoardgHSBocWxwiIHXHjknq00VqdQxM0uGiXBV5 SRORlFsVy3JZphKien7t0IdPCgYWNzVHGmVCF4dHHyIbUT1fSezB6OZBG5OCaB+1NcgOgga/64r0 1OwHojqd3ZR5nsZPOMlt8XpC9ddIxkY8CxF5KhpPkhKx+egzX+2gOZEQCJO96DvQpgf8w9lI1qq5 /70XqDgzny2JuSoWi+jFFCzK5ZwCvM7srjPCSoKqeeBs2m7D5N+9Q931VGlqzsIdDaDVSZsXVmey ZJ/U3Nnq0Z/Xcbr18iE3fwEAAP//AwBQSwMEFAAGAAgAAAAhAJaIDZTdAAAABwEAAA8AAABkcnMv ZG93bnJldi54bWxMj81OwzAQhO9IvIO1SNyoQ11BG+JU/AgOHBANlLMTL3FEvA6x26Zvz3KC4+yM Zr4t1pPvxR7H2AXScDnLQCA1wXbUanh/e7xYgojJkDV9INRwxAjr8vSkMLkNB9rgvkqt4BKKudHg UhpyKWPj0Js4CwMSe59h9CaxHFtpR3Pgct/LeZZdSW864gVnBrx32HxVO69hq2r3XKnv6eU1+3g6 tg+b4U45rc/PptsbEAmn9BeGX3xGh5KZ6rAjG0WvgR9JGhYL5mf3eq74UHNsuVIgy0L+5y9/AAAA //8DAFBLAQItABQABgAIAAAAIQC2gziS/gAAAOEBAAATAAAAAAAAAAAAAAAAAAAAAABbQ29udGVu dF9UeXBlc10ueG1sUEsBAi0AFAAGAAgAAAAhADj9If/WAAAAlAEAAAsAAAAAAAAAAAAAAAAALwEA AF9yZWxzLy5yZWxzUEsBAi0AFAAGAAgAAAAhAFHdQK34AQAA2AMAAA4AAAAAAAAAAAAAAAAALgIA AGRycy9lMm9Eb2MueG1sUEsBAi0AFAAGAAgAAAAhAJaIDZTdAAAABwEAAA8AAAAAAAAAAAAAAAAA UgQAAGRycy9kb3ducmV2LnhtbFBLBQYAAAAABAAEAPMAAABcBQAAAAA= " fillcolor="#d8d8d8 [2732]" stroked="f">
                <w10:wrap anchorx="margin"/>
              </v:rect>
            </w:pict>
          </mc:Fallback>
        </mc:AlternateContent>
      </w:r>
    </w:p>
    <w:p w14:paraId="29933A18" w14:textId="1016AEC6" w:rsidR="00132ACD" w:rsidRPr="0001704E" w:rsidRDefault="00132ACD" w:rsidP="004D095C"/>
    <w:p w14:paraId="47230690" w14:textId="7E2BBF7B" w:rsidR="00761C3F" w:rsidRPr="0001704E" w:rsidRDefault="009A3FCD" w:rsidP="008F3BBF">
      <w:pPr>
        <w:spacing w:line="240" w:lineRule="auto"/>
        <w:ind w:left="284"/>
      </w:pPr>
      <w:r>
        <w:rPr>
          <w:b/>
          <w:sz w:val="32"/>
          <w:szCs w:val="32"/>
        </w:rPr>
        <w:t>Bachelorarbeit 2026</w:t>
      </w:r>
    </w:p>
    <w:p w14:paraId="4257DB88" w14:textId="77777777" w:rsidR="00761C3F" w:rsidRPr="0001704E" w:rsidRDefault="00761C3F" w:rsidP="00761C3F">
      <w:pPr>
        <w:spacing w:before="0" w:after="0" w:line="240" w:lineRule="auto"/>
        <w:jc w:val="left"/>
      </w:pPr>
    </w:p>
    <w:p w14:paraId="3F8DBF4E" w14:textId="77777777" w:rsidR="00761C3F" w:rsidRPr="0001704E" w:rsidRDefault="00761C3F" w:rsidP="00761C3F">
      <w:pPr>
        <w:spacing w:before="0" w:after="0" w:line="240" w:lineRule="auto"/>
        <w:jc w:val="left"/>
      </w:pPr>
    </w:p>
    <w:p w14:paraId="3BF0F771" w14:textId="77777777" w:rsidR="00761C3F" w:rsidRPr="0001704E" w:rsidRDefault="00761C3F" w:rsidP="00761C3F">
      <w:pPr>
        <w:spacing w:before="0" w:after="0" w:line="240" w:lineRule="auto"/>
        <w:jc w:val="left"/>
      </w:pPr>
    </w:p>
    <w:p w14:paraId="2651774E" w14:textId="77777777" w:rsidR="00761C3F" w:rsidRPr="0001704E" w:rsidRDefault="00761C3F" w:rsidP="00761C3F">
      <w:pPr>
        <w:spacing w:before="0" w:after="0" w:line="240" w:lineRule="auto"/>
        <w:jc w:val="left"/>
      </w:pPr>
    </w:p>
    <w:p w14:paraId="1E5AA93B" w14:textId="77777777" w:rsidR="00761C3F" w:rsidRPr="0001704E" w:rsidRDefault="00761C3F" w:rsidP="00761C3F">
      <w:pPr>
        <w:spacing w:before="0" w:after="0" w:line="240" w:lineRule="auto"/>
        <w:jc w:val="left"/>
      </w:pPr>
    </w:p>
    <w:p w14:paraId="171AF143" w14:textId="77777777" w:rsidR="00761C3F" w:rsidRPr="0001704E" w:rsidRDefault="00761C3F" w:rsidP="00761C3F">
      <w:pPr>
        <w:spacing w:before="0" w:after="0" w:line="240" w:lineRule="auto"/>
        <w:jc w:val="left"/>
      </w:pPr>
    </w:p>
    <w:p w14:paraId="7FA64CFC" w14:textId="77777777" w:rsidR="00761C3F" w:rsidRPr="0001704E" w:rsidRDefault="00761C3F" w:rsidP="00761C3F">
      <w:pPr>
        <w:spacing w:before="0" w:after="0" w:line="240" w:lineRule="auto"/>
        <w:jc w:val="left"/>
      </w:pPr>
    </w:p>
    <w:p w14:paraId="29E461D9" w14:textId="77777777" w:rsidR="00761C3F" w:rsidRPr="0001704E" w:rsidRDefault="00761C3F" w:rsidP="00761C3F">
      <w:pPr>
        <w:spacing w:before="0" w:after="0" w:line="240" w:lineRule="auto"/>
        <w:jc w:val="left"/>
      </w:pPr>
    </w:p>
    <w:p w14:paraId="398A96E0" w14:textId="77777777" w:rsidR="00761C3F" w:rsidRPr="0001704E" w:rsidRDefault="00761C3F" w:rsidP="00761C3F">
      <w:pPr>
        <w:spacing w:before="0" w:after="0" w:line="240" w:lineRule="auto"/>
        <w:jc w:val="left"/>
      </w:pPr>
    </w:p>
    <w:p w14:paraId="14CAEF70" w14:textId="77777777" w:rsidR="00761C3F" w:rsidRPr="0001704E" w:rsidRDefault="00761C3F" w:rsidP="00761C3F">
      <w:pPr>
        <w:spacing w:before="0" w:after="0" w:line="240" w:lineRule="auto"/>
        <w:jc w:val="left"/>
      </w:pPr>
    </w:p>
    <w:p w14:paraId="485049EB" w14:textId="77777777" w:rsidR="00761C3F" w:rsidRPr="0001704E" w:rsidRDefault="00761C3F" w:rsidP="00761C3F">
      <w:pPr>
        <w:spacing w:before="0" w:after="0" w:line="240" w:lineRule="auto"/>
        <w:jc w:val="left"/>
      </w:pPr>
    </w:p>
    <w:p w14:paraId="4B3098FB" w14:textId="77777777" w:rsidR="00761C3F" w:rsidRPr="0001704E" w:rsidRDefault="00761C3F" w:rsidP="00761C3F">
      <w:pPr>
        <w:spacing w:before="0" w:after="0" w:line="240" w:lineRule="auto"/>
        <w:jc w:val="left"/>
      </w:pPr>
    </w:p>
    <w:p w14:paraId="2269C282" w14:textId="77777777" w:rsidR="00761C3F" w:rsidRPr="0001704E" w:rsidRDefault="00761C3F" w:rsidP="00761C3F">
      <w:pPr>
        <w:spacing w:before="0" w:after="0" w:line="240" w:lineRule="auto"/>
        <w:jc w:val="left"/>
      </w:pPr>
    </w:p>
    <w:p w14:paraId="4E57A93A" w14:textId="77777777" w:rsidR="00761C3F" w:rsidRPr="0001704E" w:rsidRDefault="00761C3F" w:rsidP="00761C3F">
      <w:pPr>
        <w:spacing w:before="0" w:after="0" w:line="240" w:lineRule="auto"/>
        <w:jc w:val="left"/>
      </w:pPr>
    </w:p>
    <w:p w14:paraId="1403F229" w14:textId="77777777" w:rsidR="00761C3F" w:rsidRPr="0001704E" w:rsidRDefault="00761C3F" w:rsidP="00761C3F">
      <w:pPr>
        <w:spacing w:before="0" w:after="0" w:line="240" w:lineRule="auto"/>
        <w:jc w:val="left"/>
      </w:pPr>
    </w:p>
    <w:p w14:paraId="766DCB6F" w14:textId="77777777" w:rsidR="00761C3F" w:rsidRPr="0001704E" w:rsidRDefault="00761C3F" w:rsidP="00761C3F">
      <w:pPr>
        <w:spacing w:before="0" w:after="0" w:line="240" w:lineRule="auto"/>
        <w:jc w:val="left"/>
      </w:pPr>
    </w:p>
    <w:p w14:paraId="6D225888" w14:textId="77777777" w:rsidR="00761C3F" w:rsidRPr="0001704E" w:rsidRDefault="00761C3F" w:rsidP="00761C3F">
      <w:pPr>
        <w:spacing w:before="0" w:after="0" w:line="240" w:lineRule="auto"/>
        <w:jc w:val="left"/>
      </w:pPr>
    </w:p>
    <w:p w14:paraId="59AB594F" w14:textId="77777777" w:rsidR="00761C3F" w:rsidRPr="0001704E" w:rsidRDefault="00761C3F" w:rsidP="00761C3F">
      <w:pPr>
        <w:spacing w:before="0" w:after="0" w:line="240" w:lineRule="auto"/>
        <w:jc w:val="left"/>
      </w:pPr>
    </w:p>
    <w:p w14:paraId="1D8E07F0" w14:textId="77777777" w:rsidR="00761C3F" w:rsidRPr="0001704E" w:rsidRDefault="00761C3F" w:rsidP="00761C3F">
      <w:pPr>
        <w:spacing w:before="0" w:after="0" w:line="240" w:lineRule="auto"/>
        <w:jc w:val="left"/>
      </w:pPr>
    </w:p>
    <w:p w14:paraId="6CD34CAA" w14:textId="77777777" w:rsidR="00761C3F" w:rsidRPr="0001704E" w:rsidRDefault="00761C3F" w:rsidP="00761C3F">
      <w:pPr>
        <w:spacing w:before="0" w:after="0" w:line="240" w:lineRule="auto"/>
        <w:jc w:val="left"/>
      </w:pPr>
    </w:p>
    <w:p w14:paraId="013104BB" w14:textId="77777777" w:rsidR="00761C3F" w:rsidRPr="0001704E" w:rsidRDefault="00761C3F" w:rsidP="00761C3F">
      <w:pPr>
        <w:spacing w:before="0" w:after="0" w:line="240" w:lineRule="auto"/>
        <w:jc w:val="left"/>
      </w:pPr>
    </w:p>
    <w:p w14:paraId="508F2DDC" w14:textId="77777777" w:rsidR="00761C3F" w:rsidRPr="0001704E" w:rsidRDefault="00761C3F" w:rsidP="00761C3F">
      <w:pPr>
        <w:spacing w:before="0" w:after="0" w:line="240" w:lineRule="auto"/>
        <w:jc w:val="left"/>
      </w:pPr>
    </w:p>
    <w:p w14:paraId="1FDF260B" w14:textId="77777777" w:rsidR="00761C3F" w:rsidRPr="0001704E" w:rsidRDefault="00761C3F" w:rsidP="00761C3F">
      <w:pPr>
        <w:spacing w:before="0" w:after="0" w:line="240" w:lineRule="auto"/>
        <w:jc w:val="left"/>
      </w:pPr>
    </w:p>
    <w:p w14:paraId="4EC3401F" w14:textId="77777777" w:rsidR="00761C3F" w:rsidRPr="0001704E" w:rsidRDefault="00761C3F" w:rsidP="00761C3F">
      <w:pPr>
        <w:spacing w:before="0" w:after="0" w:line="240" w:lineRule="auto"/>
        <w:jc w:val="left"/>
      </w:pPr>
    </w:p>
    <w:p w14:paraId="337FD415" w14:textId="77777777" w:rsidR="00761C3F" w:rsidRPr="0001704E" w:rsidRDefault="00761C3F" w:rsidP="00761C3F">
      <w:pPr>
        <w:spacing w:before="0" w:after="0" w:line="240" w:lineRule="auto"/>
        <w:jc w:val="left"/>
      </w:pPr>
    </w:p>
    <w:p w14:paraId="49F7F5E8" w14:textId="77777777" w:rsidR="00761C3F" w:rsidRPr="0001704E" w:rsidRDefault="00761C3F" w:rsidP="00761C3F">
      <w:pPr>
        <w:spacing w:before="0" w:after="0" w:line="240" w:lineRule="auto"/>
        <w:jc w:val="left"/>
      </w:pPr>
    </w:p>
    <w:p w14:paraId="48A19BAC" w14:textId="77777777" w:rsidR="00761C3F" w:rsidRPr="0001704E" w:rsidRDefault="00761C3F" w:rsidP="00761C3F">
      <w:pPr>
        <w:spacing w:before="0" w:after="0" w:line="240" w:lineRule="auto"/>
        <w:jc w:val="left"/>
      </w:pPr>
    </w:p>
    <w:p w14:paraId="4A7CA751" w14:textId="77777777" w:rsidR="00B12878" w:rsidRPr="0001704E" w:rsidRDefault="00B12878" w:rsidP="00761C3F">
      <w:pPr>
        <w:spacing w:before="0" w:after="0" w:line="240" w:lineRule="auto"/>
        <w:jc w:val="left"/>
      </w:pPr>
    </w:p>
    <w:p w14:paraId="2B2BA3B2" w14:textId="77777777" w:rsidR="00B12878" w:rsidRPr="0001704E" w:rsidRDefault="00B12878" w:rsidP="00761C3F">
      <w:pPr>
        <w:spacing w:before="0" w:after="0" w:line="240" w:lineRule="auto"/>
        <w:jc w:val="left"/>
      </w:pPr>
    </w:p>
    <w:p w14:paraId="4433B244" w14:textId="77777777" w:rsidR="00B12878" w:rsidRPr="0001704E" w:rsidRDefault="00B12878" w:rsidP="00761C3F">
      <w:pPr>
        <w:spacing w:before="0" w:after="0" w:line="240" w:lineRule="auto"/>
        <w:jc w:val="left"/>
      </w:pPr>
    </w:p>
    <w:p w14:paraId="0E4AA2F0" w14:textId="77777777" w:rsidR="00B12878" w:rsidRPr="0001704E" w:rsidRDefault="00B12878" w:rsidP="00761C3F">
      <w:pPr>
        <w:spacing w:before="0" w:after="0" w:line="240" w:lineRule="auto"/>
        <w:jc w:val="left"/>
      </w:pPr>
    </w:p>
    <w:p w14:paraId="6059888F" w14:textId="77777777" w:rsidR="00B12878" w:rsidRPr="0001704E" w:rsidRDefault="00B12878" w:rsidP="00761C3F">
      <w:pPr>
        <w:spacing w:before="0" w:after="0" w:line="240" w:lineRule="auto"/>
        <w:jc w:val="left"/>
      </w:pPr>
    </w:p>
    <w:p w14:paraId="65D8B8B4" w14:textId="77777777" w:rsidR="00B12878" w:rsidRPr="0001704E" w:rsidRDefault="00B12878" w:rsidP="00761C3F">
      <w:pPr>
        <w:spacing w:before="0" w:after="0" w:line="240" w:lineRule="auto"/>
        <w:jc w:val="left"/>
      </w:pPr>
    </w:p>
    <w:p w14:paraId="7ADDFFE1" w14:textId="77777777" w:rsidR="00761C3F" w:rsidRPr="0001704E" w:rsidRDefault="00761C3F" w:rsidP="00761C3F">
      <w:pPr>
        <w:spacing w:before="0" w:after="0" w:line="240" w:lineRule="auto"/>
        <w:jc w:val="left"/>
      </w:pPr>
    </w:p>
    <w:p w14:paraId="17CCEE5A" w14:textId="303BD332" w:rsidR="00B738EF" w:rsidRDefault="00B738EF" w:rsidP="00761C3F">
      <w:pPr>
        <w:spacing w:before="0" w:after="0" w:line="240" w:lineRule="auto"/>
        <w:jc w:val="left"/>
      </w:pPr>
    </w:p>
    <w:p w14:paraId="37078848" w14:textId="77777777" w:rsidR="00A40C7D" w:rsidRPr="0001704E" w:rsidRDefault="00A40C7D" w:rsidP="00761C3F">
      <w:pPr>
        <w:spacing w:before="0" w:after="0" w:line="240" w:lineRule="auto"/>
        <w:jc w:val="left"/>
      </w:pPr>
    </w:p>
    <w:p w14:paraId="6AD0104C" w14:textId="000B0808" w:rsidR="00761C3F" w:rsidRPr="0001704E" w:rsidRDefault="00761C3F" w:rsidP="00761C3F">
      <w:pPr>
        <w:rPr>
          <w:b/>
          <w:sz w:val="28"/>
        </w:rPr>
      </w:pPr>
      <w:r>
        <w:rPr>
          <w:b/>
          <w:sz w:val="28"/>
        </w:rPr>
        <w:t>Quellennachweis Titelblatt</w:t>
      </w:r>
    </w:p>
    <w:p w14:paraId="5FA85FDA" w14:textId="21A3A069" w:rsidR="00A40C7D" w:rsidRDefault="00A40C7D" w:rsidP="00065B07">
      <w:r>
        <w:t xml:space="preserve">Visualisierung von spekulativen Blasen und algorithmischem Risikomanagement im Schweizer Aktienmarkt [KI-generiertes Bild]. (2026). Generiert mit Google Gemini unter Verwendung eines spezifischen Prompts (siehe unten). Gefunden am 13.05.2026 unter </w:t>
      </w:r>
      <w:hyperlink r:id="rId12" w:history="1">
        <w:r>
          <w:rPr>
            <w:rStyle w:val="Hyperlink"/>
          </w:rPr>
          <w:t>https://gemini.google.com</w:t>
        </w:r>
      </w:hyperlink>
    </w:p>
    <w:p w14:paraId="030135FD" w14:textId="720948B1" w:rsidR="00A40C7D" w:rsidRDefault="00A40C7D" w:rsidP="00065B07">
      <w:r>
        <w:t>Verwendete Prompt für das Titelbild:</w:t>
      </w:r>
    </w:p>
    <w:p w14:paraId="6D9E4CFA" w14:textId="3E9E32D2" w:rsidR="00A40C7D" w:rsidRPr="00A40C7D" w:rsidRDefault="00A40C7D" w:rsidP="00065B07">
      <w:pPr>
        <w:rPr>
          <w:rFonts w:ascii="Consolas" w:hAnsi="Consolas"/>
          <w:sz w:val="18"/>
          <w:szCs w:val="16"/>
        </w:rPr>
      </w:pPr>
      <w:r>
        <w:rPr>
          <w:rFonts w:ascii="Consolas" w:hAnsi="Consolas"/>
          <w:sz w:val="18"/>
          <w:szCs w:val="16"/>
        </w:rPr>
        <w:t xml:space="preserve">A </w:t>
      </w:r>
      <w:proofErr w:type="spellStart"/>
      <w:r>
        <w:rPr>
          <w:rFonts w:ascii="Consolas" w:hAnsi="Consolas"/>
          <w:sz w:val="18"/>
          <w:szCs w:val="16"/>
        </w:rPr>
        <w:t>minimalist</w:t>
      </w:r>
      <w:proofErr w:type="spellEnd"/>
      <w:r>
        <w:rPr>
          <w:rFonts w:ascii="Consolas" w:hAnsi="Consolas"/>
          <w:sz w:val="18"/>
          <w:szCs w:val="16"/>
        </w:rPr>
        <w:t xml:space="preserve"> and sophisticated </w:t>
      </w:r>
      <w:proofErr w:type="spellStart"/>
      <w:r>
        <w:rPr>
          <w:rFonts w:ascii="Consolas" w:hAnsi="Consolas"/>
          <w:sz w:val="18"/>
          <w:szCs w:val="16"/>
        </w:rPr>
        <w:t>fine</w:t>
      </w:r>
      <w:proofErr w:type="spellEnd"/>
      <w:r>
        <w:rPr>
          <w:rFonts w:ascii="Consolas" w:hAnsi="Consolas"/>
          <w:sz w:val="18"/>
          <w:szCs w:val="16"/>
        </w:rPr>
        <w:t xml:space="preserve">-art </w:t>
      </w:r>
      <w:proofErr w:type="spellStart"/>
      <w:r>
        <w:rPr>
          <w:rFonts w:ascii="Consolas" w:hAnsi="Consolas"/>
          <w:sz w:val="18"/>
          <w:szCs w:val="16"/>
        </w:rPr>
        <w:t>photographic</w:t>
      </w:r>
      <w:proofErr w:type="spellEnd"/>
      <w:r>
        <w:rPr>
          <w:rFonts w:ascii="Consolas" w:hAnsi="Consolas"/>
          <w:sz w:val="18"/>
          <w:szCs w:val="16"/>
        </w:rPr>
        <w:t xml:space="preserve"> </w:t>
      </w:r>
      <w:proofErr w:type="spellStart"/>
      <w:r>
        <w:rPr>
          <w:rFonts w:ascii="Consolas" w:hAnsi="Consolas"/>
          <w:sz w:val="18"/>
          <w:szCs w:val="16"/>
        </w:rPr>
        <w:t>rendering</w:t>
      </w:r>
      <w:proofErr w:type="spellEnd"/>
      <w:r>
        <w:rPr>
          <w:rFonts w:ascii="Consolas" w:hAnsi="Consolas"/>
          <w:sz w:val="18"/>
          <w:szCs w:val="16"/>
        </w:rPr>
        <w:t xml:space="preserve"> </w:t>
      </w:r>
      <w:proofErr w:type="spellStart"/>
      <w:r>
        <w:rPr>
          <w:rFonts w:ascii="Consolas" w:hAnsi="Consolas"/>
          <w:sz w:val="18"/>
          <w:szCs w:val="16"/>
        </w:rPr>
        <w:t>of</w:t>
      </w:r>
      <w:proofErr w:type="spellEnd"/>
      <w:r>
        <w:rPr>
          <w:rFonts w:ascii="Consolas" w:hAnsi="Consolas"/>
          <w:sz w:val="18"/>
          <w:szCs w:val="16"/>
        </w:rPr>
        <w:t xml:space="preserve"> a </w:t>
      </w:r>
      <w:proofErr w:type="spellStart"/>
      <w:r>
        <w:rPr>
          <w:rFonts w:ascii="Consolas" w:hAnsi="Consolas"/>
          <w:sz w:val="18"/>
          <w:szCs w:val="16"/>
        </w:rPr>
        <w:t>financial</w:t>
      </w:r>
      <w:proofErr w:type="spellEnd"/>
      <w:r>
        <w:rPr>
          <w:rFonts w:ascii="Consolas" w:hAnsi="Consolas"/>
          <w:sz w:val="18"/>
          <w:szCs w:val="16"/>
        </w:rPr>
        <w:t xml:space="preserve"> </w:t>
      </w:r>
      <w:proofErr w:type="spellStart"/>
      <w:r>
        <w:rPr>
          <w:rFonts w:ascii="Consolas" w:hAnsi="Consolas"/>
          <w:sz w:val="18"/>
          <w:szCs w:val="16"/>
        </w:rPr>
        <w:t>data</w:t>
      </w:r>
      <w:proofErr w:type="spellEnd"/>
      <w:r>
        <w:rPr>
          <w:rFonts w:ascii="Consolas" w:hAnsi="Consolas"/>
          <w:sz w:val="18"/>
          <w:szCs w:val="16"/>
        </w:rPr>
        <w:t xml:space="preserve"> </w:t>
      </w:r>
      <w:proofErr w:type="spellStart"/>
      <w:r>
        <w:rPr>
          <w:rFonts w:ascii="Consolas" w:hAnsi="Consolas"/>
          <w:sz w:val="18"/>
          <w:szCs w:val="16"/>
        </w:rPr>
        <w:t>topography</w:t>
      </w:r>
      <w:proofErr w:type="spellEnd"/>
      <w:r>
        <w:rPr>
          <w:rFonts w:ascii="Consolas" w:hAnsi="Consolas"/>
          <w:sz w:val="18"/>
          <w:szCs w:val="16"/>
        </w:rPr>
        <w:t xml:space="preserve">. The </w:t>
      </w:r>
      <w:proofErr w:type="spellStart"/>
      <w:r>
        <w:rPr>
          <w:rFonts w:ascii="Consolas" w:hAnsi="Consolas"/>
          <w:sz w:val="18"/>
          <w:szCs w:val="16"/>
        </w:rPr>
        <w:t>image</w:t>
      </w:r>
      <w:proofErr w:type="spellEnd"/>
      <w:r>
        <w:rPr>
          <w:rFonts w:ascii="Consolas" w:hAnsi="Consolas"/>
          <w:sz w:val="18"/>
          <w:szCs w:val="16"/>
        </w:rPr>
        <w:t xml:space="preserve"> </w:t>
      </w:r>
      <w:proofErr w:type="spellStart"/>
      <w:r>
        <w:rPr>
          <w:rFonts w:ascii="Consolas" w:hAnsi="Consolas"/>
          <w:sz w:val="18"/>
          <w:szCs w:val="16"/>
        </w:rPr>
        <w:t>shows</w:t>
      </w:r>
      <w:proofErr w:type="spellEnd"/>
      <w:r>
        <w:rPr>
          <w:rFonts w:ascii="Consolas" w:hAnsi="Consolas"/>
          <w:sz w:val="18"/>
          <w:szCs w:val="16"/>
        </w:rPr>
        <w:t xml:space="preserve"> a </w:t>
      </w:r>
      <w:proofErr w:type="spellStart"/>
      <w:r>
        <w:rPr>
          <w:rFonts w:ascii="Consolas" w:hAnsi="Consolas"/>
          <w:sz w:val="18"/>
          <w:szCs w:val="16"/>
        </w:rPr>
        <w:t>dark</w:t>
      </w:r>
      <w:proofErr w:type="spellEnd"/>
      <w:r>
        <w:rPr>
          <w:rFonts w:ascii="Consolas" w:hAnsi="Consolas"/>
          <w:sz w:val="18"/>
          <w:szCs w:val="16"/>
        </w:rPr>
        <w:t xml:space="preserve"> </w:t>
      </w:r>
      <w:proofErr w:type="spellStart"/>
      <w:r>
        <w:rPr>
          <w:rFonts w:ascii="Consolas" w:hAnsi="Consolas"/>
          <w:sz w:val="18"/>
          <w:szCs w:val="16"/>
        </w:rPr>
        <w:t>background</w:t>
      </w:r>
      <w:proofErr w:type="spellEnd"/>
      <w:r>
        <w:rPr>
          <w:rFonts w:ascii="Consolas" w:hAnsi="Consolas"/>
          <w:sz w:val="18"/>
          <w:szCs w:val="16"/>
        </w:rPr>
        <w:t xml:space="preserve"> </w:t>
      </w:r>
      <w:proofErr w:type="spellStart"/>
      <w:r>
        <w:rPr>
          <w:rFonts w:ascii="Consolas" w:hAnsi="Consolas"/>
          <w:sz w:val="18"/>
          <w:szCs w:val="16"/>
        </w:rPr>
        <w:t>with</w:t>
      </w:r>
      <w:proofErr w:type="spellEnd"/>
      <w:r>
        <w:rPr>
          <w:rFonts w:ascii="Consolas" w:hAnsi="Consolas"/>
          <w:sz w:val="18"/>
          <w:szCs w:val="16"/>
        </w:rPr>
        <w:t xml:space="preserve"> </w:t>
      </w:r>
      <w:proofErr w:type="spellStart"/>
      <w:r>
        <w:rPr>
          <w:rFonts w:ascii="Consolas" w:hAnsi="Consolas"/>
          <w:sz w:val="18"/>
          <w:szCs w:val="16"/>
        </w:rPr>
        <w:t>chaotic</w:t>
      </w:r>
      <w:proofErr w:type="spellEnd"/>
      <w:r>
        <w:rPr>
          <w:rFonts w:ascii="Consolas" w:hAnsi="Consolas"/>
          <w:sz w:val="18"/>
          <w:szCs w:val="16"/>
        </w:rPr>
        <w:t xml:space="preserve"> </w:t>
      </w:r>
      <w:proofErr w:type="spellStart"/>
      <w:r>
        <w:rPr>
          <w:rFonts w:ascii="Consolas" w:hAnsi="Consolas"/>
          <w:sz w:val="18"/>
          <w:szCs w:val="16"/>
        </w:rPr>
        <w:t>streams</w:t>
      </w:r>
      <w:proofErr w:type="spellEnd"/>
      <w:r>
        <w:rPr>
          <w:rFonts w:ascii="Consolas" w:hAnsi="Consolas"/>
          <w:sz w:val="18"/>
          <w:szCs w:val="16"/>
        </w:rPr>
        <w:t xml:space="preserve"> </w:t>
      </w:r>
      <w:proofErr w:type="spellStart"/>
      <w:r>
        <w:rPr>
          <w:rFonts w:ascii="Consolas" w:hAnsi="Consolas"/>
          <w:sz w:val="18"/>
          <w:szCs w:val="16"/>
        </w:rPr>
        <w:t>of</w:t>
      </w:r>
      <w:proofErr w:type="spellEnd"/>
      <w:r>
        <w:rPr>
          <w:rFonts w:ascii="Consolas" w:hAnsi="Consolas"/>
          <w:sz w:val="18"/>
          <w:szCs w:val="16"/>
        </w:rPr>
        <w:t xml:space="preserve"> </w:t>
      </w:r>
      <w:proofErr w:type="spellStart"/>
      <w:r>
        <w:rPr>
          <w:rFonts w:ascii="Consolas" w:hAnsi="Consolas"/>
          <w:sz w:val="18"/>
          <w:szCs w:val="16"/>
        </w:rPr>
        <w:t>abstract</w:t>
      </w:r>
      <w:proofErr w:type="spellEnd"/>
      <w:r>
        <w:rPr>
          <w:rFonts w:ascii="Consolas" w:hAnsi="Consolas"/>
          <w:sz w:val="18"/>
          <w:szCs w:val="16"/>
        </w:rPr>
        <w:t xml:space="preserve"> </w:t>
      </w:r>
      <w:proofErr w:type="spellStart"/>
      <w:r>
        <w:rPr>
          <w:rFonts w:ascii="Consolas" w:hAnsi="Consolas"/>
          <w:sz w:val="18"/>
          <w:szCs w:val="16"/>
        </w:rPr>
        <w:t>financial</w:t>
      </w:r>
      <w:proofErr w:type="spellEnd"/>
      <w:r>
        <w:rPr>
          <w:rFonts w:ascii="Consolas" w:hAnsi="Consolas"/>
          <w:sz w:val="18"/>
          <w:szCs w:val="16"/>
        </w:rPr>
        <w:t xml:space="preserve"> </w:t>
      </w:r>
      <w:proofErr w:type="spellStart"/>
      <w:r>
        <w:rPr>
          <w:rFonts w:ascii="Consolas" w:hAnsi="Consolas"/>
          <w:sz w:val="18"/>
          <w:szCs w:val="16"/>
        </w:rPr>
        <w:t>data</w:t>
      </w:r>
      <w:proofErr w:type="spellEnd"/>
      <w:r>
        <w:rPr>
          <w:rFonts w:ascii="Consolas" w:hAnsi="Consolas"/>
          <w:sz w:val="18"/>
          <w:szCs w:val="16"/>
        </w:rPr>
        <w:t xml:space="preserve"> </w:t>
      </w:r>
      <w:proofErr w:type="spellStart"/>
      <w:r>
        <w:rPr>
          <w:rFonts w:ascii="Consolas" w:hAnsi="Consolas"/>
          <w:sz w:val="18"/>
          <w:szCs w:val="16"/>
        </w:rPr>
        <w:t>points</w:t>
      </w:r>
      <w:proofErr w:type="spellEnd"/>
      <w:r>
        <w:rPr>
          <w:rFonts w:ascii="Consolas" w:hAnsi="Consolas"/>
          <w:sz w:val="18"/>
          <w:szCs w:val="16"/>
        </w:rPr>
        <w:t xml:space="preserve">. </w:t>
      </w:r>
      <w:proofErr w:type="spellStart"/>
      <w:r>
        <w:rPr>
          <w:rFonts w:ascii="Consolas" w:hAnsi="Consolas"/>
          <w:sz w:val="18"/>
          <w:szCs w:val="16"/>
        </w:rPr>
        <w:t>Amidst</w:t>
      </w:r>
      <w:proofErr w:type="spellEnd"/>
      <w:r>
        <w:rPr>
          <w:rFonts w:ascii="Consolas" w:hAnsi="Consolas"/>
          <w:sz w:val="18"/>
          <w:szCs w:val="16"/>
        </w:rPr>
        <w:t xml:space="preserve"> </w:t>
      </w:r>
      <w:proofErr w:type="spellStart"/>
      <w:r>
        <w:rPr>
          <w:rFonts w:ascii="Consolas" w:hAnsi="Consolas"/>
          <w:sz w:val="18"/>
          <w:szCs w:val="16"/>
        </w:rPr>
        <w:t>this</w:t>
      </w:r>
      <w:proofErr w:type="spellEnd"/>
      <w:r>
        <w:rPr>
          <w:rFonts w:ascii="Consolas" w:hAnsi="Consolas"/>
          <w:sz w:val="18"/>
          <w:szCs w:val="16"/>
        </w:rPr>
        <w:t xml:space="preserve"> </w:t>
      </w:r>
      <w:proofErr w:type="spellStart"/>
      <w:r>
        <w:rPr>
          <w:rFonts w:ascii="Consolas" w:hAnsi="Consolas"/>
          <w:sz w:val="18"/>
          <w:szCs w:val="16"/>
        </w:rPr>
        <w:t>chaos</w:t>
      </w:r>
      <w:proofErr w:type="spellEnd"/>
      <w:r>
        <w:rPr>
          <w:rFonts w:ascii="Consolas" w:hAnsi="Consolas"/>
          <w:sz w:val="18"/>
          <w:szCs w:val="16"/>
        </w:rPr>
        <w:t xml:space="preserve">, a </w:t>
      </w:r>
      <w:proofErr w:type="spellStart"/>
      <w:r>
        <w:rPr>
          <w:rFonts w:ascii="Consolas" w:hAnsi="Consolas"/>
          <w:sz w:val="18"/>
          <w:szCs w:val="16"/>
        </w:rPr>
        <w:t>glowing</w:t>
      </w:r>
      <w:proofErr w:type="spellEnd"/>
      <w:r>
        <w:rPr>
          <w:rFonts w:ascii="Consolas" w:hAnsi="Consolas"/>
          <w:sz w:val="18"/>
          <w:szCs w:val="16"/>
        </w:rPr>
        <w:t xml:space="preserve">, </w:t>
      </w:r>
      <w:proofErr w:type="spellStart"/>
      <w:r>
        <w:rPr>
          <w:rFonts w:ascii="Consolas" w:hAnsi="Consolas"/>
          <w:sz w:val="18"/>
          <w:szCs w:val="16"/>
        </w:rPr>
        <w:t>geometric</w:t>
      </w:r>
      <w:proofErr w:type="spellEnd"/>
      <w:r>
        <w:rPr>
          <w:rFonts w:ascii="Consolas" w:hAnsi="Consolas"/>
          <w:sz w:val="18"/>
          <w:szCs w:val="16"/>
        </w:rPr>
        <w:t xml:space="preserve"> golden </w:t>
      </w:r>
      <w:proofErr w:type="spellStart"/>
      <w:r>
        <w:rPr>
          <w:rFonts w:ascii="Consolas" w:hAnsi="Consolas"/>
          <w:sz w:val="18"/>
          <w:szCs w:val="16"/>
        </w:rPr>
        <w:t>structure</w:t>
      </w:r>
      <w:proofErr w:type="spellEnd"/>
      <w:r>
        <w:rPr>
          <w:rFonts w:ascii="Consolas" w:hAnsi="Consolas"/>
          <w:sz w:val="18"/>
          <w:szCs w:val="16"/>
        </w:rPr>
        <w:t xml:space="preserve"> (</w:t>
      </w:r>
      <w:proofErr w:type="spellStart"/>
      <w:r>
        <w:rPr>
          <w:rFonts w:ascii="Consolas" w:hAnsi="Consolas"/>
          <w:sz w:val="18"/>
          <w:szCs w:val="16"/>
        </w:rPr>
        <w:t>representing</w:t>
      </w:r>
      <w:proofErr w:type="spellEnd"/>
      <w:r>
        <w:rPr>
          <w:rFonts w:ascii="Consolas" w:hAnsi="Consolas"/>
          <w:sz w:val="18"/>
          <w:szCs w:val="16"/>
        </w:rPr>
        <w:t xml:space="preserve"> </w:t>
      </w:r>
      <w:proofErr w:type="spellStart"/>
      <w:r>
        <w:rPr>
          <w:rFonts w:ascii="Consolas" w:hAnsi="Consolas"/>
          <w:sz w:val="18"/>
          <w:szCs w:val="16"/>
        </w:rPr>
        <w:t>the</w:t>
      </w:r>
      <w:proofErr w:type="spellEnd"/>
      <w:r>
        <w:rPr>
          <w:rFonts w:ascii="Consolas" w:hAnsi="Consolas"/>
          <w:sz w:val="18"/>
          <w:szCs w:val="16"/>
        </w:rPr>
        <w:t xml:space="preserve"> </w:t>
      </w:r>
      <w:proofErr w:type="spellStart"/>
      <w:r>
        <w:rPr>
          <w:rFonts w:ascii="Consolas" w:hAnsi="Consolas"/>
          <w:sz w:val="18"/>
          <w:szCs w:val="16"/>
        </w:rPr>
        <w:t>algorithm</w:t>
      </w:r>
      <w:proofErr w:type="spellEnd"/>
      <w:r>
        <w:rPr>
          <w:rFonts w:ascii="Consolas" w:hAnsi="Consolas"/>
          <w:sz w:val="18"/>
          <w:szCs w:val="16"/>
        </w:rPr>
        <w:t xml:space="preserve">) </w:t>
      </w:r>
      <w:proofErr w:type="spellStart"/>
      <w:r>
        <w:rPr>
          <w:rFonts w:ascii="Consolas" w:hAnsi="Consolas"/>
          <w:sz w:val="18"/>
          <w:szCs w:val="16"/>
        </w:rPr>
        <w:t>precisely</w:t>
      </w:r>
      <w:proofErr w:type="spellEnd"/>
      <w:r>
        <w:rPr>
          <w:rFonts w:ascii="Consolas" w:hAnsi="Consolas"/>
          <w:sz w:val="18"/>
          <w:szCs w:val="16"/>
        </w:rPr>
        <w:t xml:space="preserve"> </w:t>
      </w:r>
      <w:proofErr w:type="spellStart"/>
      <w:r>
        <w:rPr>
          <w:rFonts w:ascii="Consolas" w:hAnsi="Consolas"/>
          <w:sz w:val="18"/>
          <w:szCs w:val="16"/>
        </w:rPr>
        <w:t>isolates</w:t>
      </w:r>
      <w:proofErr w:type="spellEnd"/>
      <w:r>
        <w:rPr>
          <w:rFonts w:ascii="Consolas" w:hAnsi="Consolas"/>
          <w:sz w:val="18"/>
          <w:szCs w:val="16"/>
        </w:rPr>
        <w:t xml:space="preserve"> and </w:t>
      </w:r>
      <w:proofErr w:type="spellStart"/>
      <w:r>
        <w:rPr>
          <w:rFonts w:ascii="Consolas" w:hAnsi="Consolas"/>
          <w:sz w:val="18"/>
          <w:szCs w:val="16"/>
        </w:rPr>
        <w:t>highlights</w:t>
      </w:r>
      <w:proofErr w:type="spellEnd"/>
      <w:r>
        <w:rPr>
          <w:rFonts w:ascii="Consolas" w:hAnsi="Consolas"/>
          <w:sz w:val="18"/>
          <w:szCs w:val="16"/>
        </w:rPr>
        <w:t xml:space="preserve"> </w:t>
      </w:r>
      <w:proofErr w:type="spellStart"/>
      <w:r>
        <w:rPr>
          <w:rFonts w:ascii="Consolas" w:hAnsi="Consolas"/>
          <w:sz w:val="18"/>
          <w:szCs w:val="16"/>
        </w:rPr>
        <w:t>several</w:t>
      </w:r>
      <w:proofErr w:type="spellEnd"/>
      <w:r>
        <w:rPr>
          <w:rFonts w:ascii="Consolas" w:hAnsi="Consolas"/>
          <w:sz w:val="18"/>
          <w:szCs w:val="16"/>
        </w:rPr>
        <w:t xml:space="preserve"> large, </w:t>
      </w:r>
      <w:proofErr w:type="spellStart"/>
      <w:r>
        <w:rPr>
          <w:rFonts w:ascii="Consolas" w:hAnsi="Consolas"/>
          <w:sz w:val="18"/>
          <w:szCs w:val="16"/>
        </w:rPr>
        <w:t>expanding</w:t>
      </w:r>
      <w:proofErr w:type="spellEnd"/>
      <w:r>
        <w:rPr>
          <w:rFonts w:ascii="Consolas" w:hAnsi="Consolas"/>
          <w:sz w:val="18"/>
          <w:szCs w:val="16"/>
        </w:rPr>
        <w:t xml:space="preserve">, </w:t>
      </w:r>
      <w:proofErr w:type="spellStart"/>
      <w:r>
        <w:rPr>
          <w:rFonts w:ascii="Consolas" w:hAnsi="Consolas"/>
          <w:sz w:val="18"/>
          <w:szCs w:val="16"/>
        </w:rPr>
        <w:t>iridescent</w:t>
      </w:r>
      <w:proofErr w:type="spellEnd"/>
      <w:r>
        <w:rPr>
          <w:rFonts w:ascii="Consolas" w:hAnsi="Consolas"/>
          <w:sz w:val="18"/>
          <w:szCs w:val="16"/>
        </w:rPr>
        <w:t xml:space="preserve"> </w:t>
      </w:r>
      <w:proofErr w:type="spellStart"/>
      <w:r>
        <w:rPr>
          <w:rFonts w:ascii="Consolas" w:hAnsi="Consolas"/>
          <w:sz w:val="18"/>
          <w:szCs w:val="16"/>
        </w:rPr>
        <w:t>spheres</w:t>
      </w:r>
      <w:proofErr w:type="spellEnd"/>
      <w:r>
        <w:rPr>
          <w:rFonts w:ascii="Consolas" w:hAnsi="Consolas"/>
          <w:sz w:val="18"/>
          <w:szCs w:val="16"/>
        </w:rPr>
        <w:t xml:space="preserve"> (</w:t>
      </w:r>
      <w:proofErr w:type="spellStart"/>
      <w:r>
        <w:rPr>
          <w:rFonts w:ascii="Consolas" w:hAnsi="Consolas"/>
          <w:sz w:val="18"/>
          <w:szCs w:val="16"/>
        </w:rPr>
        <w:t>speculative</w:t>
      </w:r>
      <w:proofErr w:type="spellEnd"/>
      <w:r>
        <w:rPr>
          <w:rFonts w:ascii="Consolas" w:hAnsi="Consolas"/>
          <w:sz w:val="18"/>
          <w:szCs w:val="16"/>
        </w:rPr>
        <w:t xml:space="preserve"> </w:t>
      </w:r>
      <w:proofErr w:type="spellStart"/>
      <w:r>
        <w:rPr>
          <w:rFonts w:ascii="Consolas" w:hAnsi="Consolas"/>
          <w:sz w:val="18"/>
          <w:szCs w:val="16"/>
        </w:rPr>
        <w:t>bubbles</w:t>
      </w:r>
      <w:proofErr w:type="spellEnd"/>
      <w:r>
        <w:rPr>
          <w:rFonts w:ascii="Consolas" w:hAnsi="Consolas"/>
          <w:sz w:val="18"/>
          <w:szCs w:val="16"/>
        </w:rPr>
        <w:t xml:space="preserve">). A smooth, </w:t>
      </w:r>
      <w:proofErr w:type="spellStart"/>
      <w:r>
        <w:rPr>
          <w:rFonts w:ascii="Consolas" w:hAnsi="Consolas"/>
          <w:sz w:val="18"/>
          <w:szCs w:val="16"/>
        </w:rPr>
        <w:t>upward-trending</w:t>
      </w:r>
      <w:proofErr w:type="spellEnd"/>
      <w:r>
        <w:rPr>
          <w:rFonts w:ascii="Consolas" w:hAnsi="Consolas"/>
          <w:sz w:val="18"/>
          <w:szCs w:val="16"/>
        </w:rPr>
        <w:t xml:space="preserve"> </w:t>
      </w:r>
      <w:proofErr w:type="spellStart"/>
      <w:r>
        <w:rPr>
          <w:rFonts w:ascii="Consolas" w:hAnsi="Consolas"/>
          <w:sz w:val="18"/>
          <w:szCs w:val="16"/>
        </w:rPr>
        <w:t>trading</w:t>
      </w:r>
      <w:proofErr w:type="spellEnd"/>
      <w:r>
        <w:rPr>
          <w:rFonts w:ascii="Consolas" w:hAnsi="Consolas"/>
          <w:sz w:val="18"/>
          <w:szCs w:val="16"/>
        </w:rPr>
        <w:t xml:space="preserve"> </w:t>
      </w:r>
      <w:proofErr w:type="spellStart"/>
      <w:r>
        <w:rPr>
          <w:rFonts w:ascii="Consolas" w:hAnsi="Consolas"/>
          <w:sz w:val="18"/>
          <w:szCs w:val="16"/>
        </w:rPr>
        <w:t>line</w:t>
      </w:r>
      <w:proofErr w:type="spellEnd"/>
      <w:r>
        <w:rPr>
          <w:rFonts w:ascii="Consolas" w:hAnsi="Consolas"/>
          <w:sz w:val="18"/>
          <w:szCs w:val="16"/>
        </w:rPr>
        <w:t xml:space="preserve"> (</w:t>
      </w:r>
      <w:proofErr w:type="spellStart"/>
      <w:r>
        <w:rPr>
          <w:rFonts w:ascii="Consolas" w:hAnsi="Consolas"/>
          <w:sz w:val="18"/>
          <w:szCs w:val="16"/>
        </w:rPr>
        <w:t>the</w:t>
      </w:r>
      <w:proofErr w:type="spellEnd"/>
      <w:r>
        <w:rPr>
          <w:rFonts w:ascii="Consolas" w:hAnsi="Consolas"/>
          <w:sz w:val="18"/>
          <w:szCs w:val="16"/>
        </w:rPr>
        <w:t xml:space="preserve"> </w:t>
      </w:r>
      <w:proofErr w:type="spellStart"/>
      <w:r>
        <w:rPr>
          <w:rFonts w:ascii="Consolas" w:hAnsi="Consolas"/>
          <w:sz w:val="18"/>
          <w:szCs w:val="16"/>
        </w:rPr>
        <w:t>strategy</w:t>
      </w:r>
      <w:proofErr w:type="spellEnd"/>
      <w:r>
        <w:rPr>
          <w:rFonts w:ascii="Consolas" w:hAnsi="Consolas"/>
          <w:sz w:val="18"/>
          <w:szCs w:val="16"/>
        </w:rPr>
        <w:t xml:space="preserve">) </w:t>
      </w:r>
      <w:proofErr w:type="spellStart"/>
      <w:r>
        <w:rPr>
          <w:rFonts w:ascii="Consolas" w:hAnsi="Consolas"/>
          <w:sz w:val="18"/>
          <w:szCs w:val="16"/>
        </w:rPr>
        <w:t>is</w:t>
      </w:r>
      <w:proofErr w:type="spellEnd"/>
      <w:r>
        <w:rPr>
          <w:rFonts w:ascii="Consolas" w:hAnsi="Consolas"/>
          <w:sz w:val="18"/>
          <w:szCs w:val="16"/>
        </w:rPr>
        <w:t xml:space="preserve"> </w:t>
      </w:r>
      <w:proofErr w:type="spellStart"/>
      <w:r>
        <w:rPr>
          <w:rFonts w:ascii="Consolas" w:hAnsi="Consolas"/>
          <w:sz w:val="18"/>
          <w:szCs w:val="16"/>
        </w:rPr>
        <w:t>shown</w:t>
      </w:r>
      <w:proofErr w:type="spellEnd"/>
      <w:r>
        <w:rPr>
          <w:rFonts w:ascii="Consolas" w:hAnsi="Consolas"/>
          <w:sz w:val="18"/>
          <w:szCs w:val="16"/>
        </w:rPr>
        <w:t xml:space="preserve"> </w:t>
      </w:r>
      <w:proofErr w:type="spellStart"/>
      <w:r>
        <w:rPr>
          <w:rFonts w:ascii="Consolas" w:hAnsi="Consolas"/>
          <w:sz w:val="18"/>
          <w:szCs w:val="16"/>
        </w:rPr>
        <w:t>neatly</w:t>
      </w:r>
      <w:proofErr w:type="spellEnd"/>
      <w:r>
        <w:rPr>
          <w:rFonts w:ascii="Consolas" w:hAnsi="Consolas"/>
          <w:sz w:val="18"/>
          <w:szCs w:val="16"/>
        </w:rPr>
        <w:t xml:space="preserve"> </w:t>
      </w:r>
      <w:proofErr w:type="spellStart"/>
      <w:r>
        <w:rPr>
          <w:rFonts w:ascii="Consolas" w:hAnsi="Consolas"/>
          <w:sz w:val="18"/>
          <w:szCs w:val="16"/>
        </w:rPr>
        <w:t>skirting</w:t>
      </w:r>
      <w:proofErr w:type="spellEnd"/>
      <w:r>
        <w:rPr>
          <w:rFonts w:ascii="Consolas" w:hAnsi="Consolas"/>
          <w:sz w:val="18"/>
          <w:szCs w:val="16"/>
        </w:rPr>
        <w:t xml:space="preserve"> </w:t>
      </w:r>
      <w:proofErr w:type="spellStart"/>
      <w:r>
        <w:rPr>
          <w:rFonts w:ascii="Consolas" w:hAnsi="Consolas"/>
          <w:sz w:val="18"/>
          <w:szCs w:val="16"/>
        </w:rPr>
        <w:t>the</w:t>
      </w:r>
      <w:proofErr w:type="spellEnd"/>
      <w:r>
        <w:rPr>
          <w:rFonts w:ascii="Consolas" w:hAnsi="Consolas"/>
          <w:sz w:val="18"/>
          <w:szCs w:val="16"/>
        </w:rPr>
        <w:t xml:space="preserve"> </w:t>
      </w:r>
      <w:proofErr w:type="spellStart"/>
      <w:r>
        <w:rPr>
          <w:rFonts w:ascii="Consolas" w:hAnsi="Consolas"/>
          <w:sz w:val="18"/>
          <w:szCs w:val="16"/>
        </w:rPr>
        <w:t>edge</w:t>
      </w:r>
      <w:proofErr w:type="spellEnd"/>
      <w:r>
        <w:rPr>
          <w:rFonts w:ascii="Consolas" w:hAnsi="Consolas"/>
          <w:sz w:val="18"/>
          <w:szCs w:val="16"/>
        </w:rPr>
        <w:t xml:space="preserve"> </w:t>
      </w:r>
      <w:proofErr w:type="spellStart"/>
      <w:r>
        <w:rPr>
          <w:rFonts w:ascii="Consolas" w:hAnsi="Consolas"/>
          <w:sz w:val="18"/>
          <w:szCs w:val="16"/>
        </w:rPr>
        <w:t>of</w:t>
      </w:r>
      <w:proofErr w:type="spellEnd"/>
      <w:r>
        <w:rPr>
          <w:rFonts w:ascii="Consolas" w:hAnsi="Consolas"/>
          <w:sz w:val="18"/>
          <w:szCs w:val="16"/>
        </w:rPr>
        <w:t xml:space="preserve"> </w:t>
      </w:r>
      <w:proofErr w:type="spellStart"/>
      <w:r>
        <w:rPr>
          <w:rFonts w:ascii="Consolas" w:hAnsi="Consolas"/>
          <w:sz w:val="18"/>
          <w:szCs w:val="16"/>
        </w:rPr>
        <w:t>these</w:t>
      </w:r>
      <w:proofErr w:type="spellEnd"/>
      <w:r>
        <w:rPr>
          <w:rFonts w:ascii="Consolas" w:hAnsi="Consolas"/>
          <w:sz w:val="18"/>
          <w:szCs w:val="16"/>
        </w:rPr>
        <w:t xml:space="preserve"> </w:t>
      </w:r>
      <w:proofErr w:type="spellStart"/>
      <w:r>
        <w:rPr>
          <w:rFonts w:ascii="Consolas" w:hAnsi="Consolas"/>
          <w:sz w:val="18"/>
          <w:szCs w:val="16"/>
        </w:rPr>
        <w:t>spheres</w:t>
      </w:r>
      <w:proofErr w:type="spellEnd"/>
      <w:r>
        <w:rPr>
          <w:rFonts w:ascii="Consolas" w:hAnsi="Consolas"/>
          <w:sz w:val="18"/>
          <w:szCs w:val="16"/>
        </w:rPr>
        <w:t xml:space="preserve"> just </w:t>
      </w:r>
      <w:proofErr w:type="spellStart"/>
      <w:r>
        <w:rPr>
          <w:rFonts w:ascii="Consolas" w:hAnsi="Consolas"/>
          <w:sz w:val="18"/>
          <w:szCs w:val="16"/>
        </w:rPr>
        <w:t>before</w:t>
      </w:r>
      <w:proofErr w:type="spellEnd"/>
      <w:r>
        <w:rPr>
          <w:rFonts w:ascii="Consolas" w:hAnsi="Consolas"/>
          <w:sz w:val="18"/>
          <w:szCs w:val="16"/>
        </w:rPr>
        <w:t xml:space="preserve"> </w:t>
      </w:r>
      <w:proofErr w:type="spellStart"/>
      <w:r>
        <w:rPr>
          <w:rFonts w:ascii="Consolas" w:hAnsi="Consolas"/>
          <w:sz w:val="18"/>
          <w:szCs w:val="16"/>
        </w:rPr>
        <w:t>they</w:t>
      </w:r>
      <w:proofErr w:type="spellEnd"/>
      <w:r>
        <w:rPr>
          <w:rFonts w:ascii="Consolas" w:hAnsi="Consolas"/>
          <w:sz w:val="18"/>
          <w:szCs w:val="16"/>
        </w:rPr>
        <w:t xml:space="preserve"> </w:t>
      </w:r>
      <w:proofErr w:type="spellStart"/>
      <w:r>
        <w:rPr>
          <w:rFonts w:ascii="Consolas" w:hAnsi="Consolas"/>
          <w:sz w:val="18"/>
          <w:szCs w:val="16"/>
        </w:rPr>
        <w:t>appear</w:t>
      </w:r>
      <w:proofErr w:type="spellEnd"/>
      <w:r>
        <w:rPr>
          <w:rFonts w:ascii="Consolas" w:hAnsi="Consolas"/>
          <w:sz w:val="18"/>
          <w:szCs w:val="16"/>
        </w:rPr>
        <w:t xml:space="preserve"> </w:t>
      </w:r>
      <w:proofErr w:type="spellStart"/>
      <w:r>
        <w:rPr>
          <w:rFonts w:ascii="Consolas" w:hAnsi="Consolas"/>
          <w:sz w:val="18"/>
          <w:szCs w:val="16"/>
        </w:rPr>
        <w:t>to</w:t>
      </w:r>
      <w:proofErr w:type="spellEnd"/>
      <w:r>
        <w:rPr>
          <w:rFonts w:ascii="Consolas" w:hAnsi="Consolas"/>
          <w:sz w:val="18"/>
          <w:szCs w:val="16"/>
        </w:rPr>
        <w:t xml:space="preserve"> </w:t>
      </w:r>
      <w:proofErr w:type="spellStart"/>
      <w:r>
        <w:rPr>
          <w:rFonts w:ascii="Consolas" w:hAnsi="Consolas"/>
          <w:sz w:val="18"/>
          <w:szCs w:val="16"/>
        </w:rPr>
        <w:t>burst</w:t>
      </w:r>
      <w:proofErr w:type="spellEnd"/>
      <w:r>
        <w:rPr>
          <w:rFonts w:ascii="Consolas" w:hAnsi="Consolas"/>
          <w:sz w:val="18"/>
          <w:szCs w:val="16"/>
        </w:rPr>
        <w:t xml:space="preserve">. A </w:t>
      </w:r>
      <w:proofErr w:type="spellStart"/>
      <w:r>
        <w:rPr>
          <w:rFonts w:ascii="Consolas" w:hAnsi="Consolas"/>
          <w:sz w:val="18"/>
          <w:szCs w:val="16"/>
        </w:rPr>
        <w:t>very</w:t>
      </w:r>
      <w:proofErr w:type="spellEnd"/>
      <w:r>
        <w:rPr>
          <w:rFonts w:ascii="Consolas" w:hAnsi="Consolas"/>
          <w:sz w:val="18"/>
          <w:szCs w:val="16"/>
        </w:rPr>
        <w:t xml:space="preserve"> </w:t>
      </w:r>
      <w:proofErr w:type="spellStart"/>
      <w:r>
        <w:rPr>
          <w:rFonts w:ascii="Consolas" w:hAnsi="Consolas"/>
          <w:sz w:val="18"/>
          <w:szCs w:val="16"/>
        </w:rPr>
        <w:t>subtle</w:t>
      </w:r>
      <w:proofErr w:type="spellEnd"/>
      <w:r>
        <w:rPr>
          <w:rFonts w:ascii="Consolas" w:hAnsi="Consolas"/>
          <w:sz w:val="18"/>
          <w:szCs w:val="16"/>
        </w:rPr>
        <w:t xml:space="preserve">, </w:t>
      </w:r>
      <w:proofErr w:type="spellStart"/>
      <w:r>
        <w:rPr>
          <w:rFonts w:ascii="Consolas" w:hAnsi="Consolas"/>
          <w:sz w:val="18"/>
          <w:szCs w:val="16"/>
        </w:rPr>
        <w:t>embossed</w:t>
      </w:r>
      <w:proofErr w:type="spellEnd"/>
      <w:r>
        <w:rPr>
          <w:rFonts w:ascii="Consolas" w:hAnsi="Consolas"/>
          <w:sz w:val="18"/>
          <w:szCs w:val="16"/>
        </w:rPr>
        <w:t xml:space="preserve"> </w:t>
      </w:r>
      <w:proofErr w:type="spellStart"/>
      <w:r>
        <w:rPr>
          <w:rFonts w:ascii="Consolas" w:hAnsi="Consolas"/>
          <w:sz w:val="18"/>
          <w:szCs w:val="16"/>
        </w:rPr>
        <w:t>map</w:t>
      </w:r>
      <w:proofErr w:type="spellEnd"/>
      <w:r>
        <w:rPr>
          <w:rFonts w:ascii="Consolas" w:hAnsi="Consolas"/>
          <w:sz w:val="18"/>
          <w:szCs w:val="16"/>
        </w:rPr>
        <w:t xml:space="preserve"> </w:t>
      </w:r>
      <w:proofErr w:type="spellStart"/>
      <w:r>
        <w:rPr>
          <w:rFonts w:ascii="Consolas" w:hAnsi="Consolas"/>
          <w:sz w:val="18"/>
          <w:szCs w:val="16"/>
        </w:rPr>
        <w:t>of</w:t>
      </w:r>
      <w:proofErr w:type="spellEnd"/>
      <w:r>
        <w:rPr>
          <w:rFonts w:ascii="Consolas" w:hAnsi="Consolas"/>
          <w:sz w:val="18"/>
          <w:szCs w:val="16"/>
        </w:rPr>
        <w:t xml:space="preserve"> </w:t>
      </w:r>
      <w:proofErr w:type="spellStart"/>
      <w:r>
        <w:rPr>
          <w:rFonts w:ascii="Consolas" w:hAnsi="Consolas"/>
          <w:sz w:val="18"/>
          <w:szCs w:val="16"/>
        </w:rPr>
        <w:t>Switzerland</w:t>
      </w:r>
      <w:proofErr w:type="spellEnd"/>
      <w:r>
        <w:rPr>
          <w:rFonts w:ascii="Consolas" w:hAnsi="Consolas"/>
          <w:sz w:val="18"/>
          <w:szCs w:val="16"/>
        </w:rPr>
        <w:t xml:space="preserve"> </w:t>
      </w:r>
      <w:proofErr w:type="spellStart"/>
      <w:r>
        <w:rPr>
          <w:rFonts w:ascii="Consolas" w:hAnsi="Consolas"/>
          <w:sz w:val="18"/>
          <w:szCs w:val="16"/>
        </w:rPr>
        <w:t>is</w:t>
      </w:r>
      <w:proofErr w:type="spellEnd"/>
      <w:r>
        <w:rPr>
          <w:rFonts w:ascii="Consolas" w:hAnsi="Consolas"/>
          <w:sz w:val="18"/>
          <w:szCs w:val="16"/>
        </w:rPr>
        <w:t xml:space="preserve"> visible in </w:t>
      </w:r>
      <w:proofErr w:type="spellStart"/>
      <w:r>
        <w:rPr>
          <w:rFonts w:ascii="Consolas" w:hAnsi="Consolas"/>
          <w:sz w:val="18"/>
          <w:szCs w:val="16"/>
        </w:rPr>
        <w:t>the</w:t>
      </w:r>
      <w:proofErr w:type="spellEnd"/>
      <w:r>
        <w:rPr>
          <w:rFonts w:ascii="Consolas" w:hAnsi="Consolas"/>
          <w:sz w:val="18"/>
          <w:szCs w:val="16"/>
        </w:rPr>
        <w:t xml:space="preserve"> </w:t>
      </w:r>
      <w:proofErr w:type="spellStart"/>
      <w:r>
        <w:rPr>
          <w:rFonts w:ascii="Consolas" w:hAnsi="Consolas"/>
          <w:sz w:val="18"/>
          <w:szCs w:val="16"/>
        </w:rPr>
        <w:t>floor</w:t>
      </w:r>
      <w:proofErr w:type="spellEnd"/>
      <w:r>
        <w:rPr>
          <w:rFonts w:ascii="Consolas" w:hAnsi="Consolas"/>
          <w:sz w:val="18"/>
          <w:szCs w:val="16"/>
        </w:rPr>
        <w:t xml:space="preserve"> </w:t>
      </w:r>
      <w:proofErr w:type="spellStart"/>
      <w:r>
        <w:rPr>
          <w:rFonts w:ascii="Consolas" w:hAnsi="Consolas"/>
          <w:sz w:val="18"/>
          <w:szCs w:val="16"/>
        </w:rPr>
        <w:t>texture</w:t>
      </w:r>
      <w:proofErr w:type="spellEnd"/>
      <w:r>
        <w:rPr>
          <w:rFonts w:ascii="Consolas" w:hAnsi="Consolas"/>
          <w:sz w:val="18"/>
          <w:szCs w:val="16"/>
        </w:rPr>
        <w:t xml:space="preserve">. Professional, </w:t>
      </w:r>
      <w:proofErr w:type="spellStart"/>
      <w:r>
        <w:rPr>
          <w:rFonts w:ascii="Consolas" w:hAnsi="Consolas"/>
          <w:sz w:val="18"/>
          <w:szCs w:val="16"/>
        </w:rPr>
        <w:t>intellectual</w:t>
      </w:r>
      <w:proofErr w:type="spellEnd"/>
      <w:r>
        <w:rPr>
          <w:rFonts w:ascii="Consolas" w:hAnsi="Consolas"/>
          <w:sz w:val="18"/>
          <w:szCs w:val="16"/>
        </w:rPr>
        <w:t>, high-</w:t>
      </w:r>
      <w:proofErr w:type="spellStart"/>
      <w:r>
        <w:rPr>
          <w:rFonts w:ascii="Consolas" w:hAnsi="Consolas"/>
          <w:sz w:val="18"/>
          <w:szCs w:val="16"/>
        </w:rPr>
        <w:t>contrast</w:t>
      </w:r>
      <w:proofErr w:type="spellEnd"/>
      <w:r>
        <w:rPr>
          <w:rFonts w:ascii="Consolas" w:hAnsi="Consolas"/>
          <w:sz w:val="18"/>
          <w:szCs w:val="16"/>
        </w:rPr>
        <w:t xml:space="preserve">, </w:t>
      </w:r>
      <w:proofErr w:type="spellStart"/>
      <w:r>
        <w:rPr>
          <w:rFonts w:ascii="Consolas" w:hAnsi="Consolas"/>
          <w:sz w:val="18"/>
          <w:szCs w:val="16"/>
        </w:rPr>
        <w:t>emerald</w:t>
      </w:r>
      <w:proofErr w:type="spellEnd"/>
      <w:r>
        <w:rPr>
          <w:rFonts w:ascii="Consolas" w:hAnsi="Consolas"/>
          <w:sz w:val="18"/>
          <w:szCs w:val="16"/>
        </w:rPr>
        <w:t xml:space="preserve"> </w:t>
      </w:r>
      <w:proofErr w:type="spellStart"/>
      <w:r>
        <w:rPr>
          <w:rFonts w:ascii="Consolas" w:hAnsi="Consolas"/>
          <w:sz w:val="18"/>
          <w:szCs w:val="16"/>
        </w:rPr>
        <w:t>green</w:t>
      </w:r>
      <w:proofErr w:type="spellEnd"/>
      <w:r>
        <w:rPr>
          <w:rFonts w:ascii="Consolas" w:hAnsi="Consolas"/>
          <w:sz w:val="18"/>
          <w:szCs w:val="16"/>
        </w:rPr>
        <w:t xml:space="preserve">, </w:t>
      </w:r>
      <w:proofErr w:type="spellStart"/>
      <w:r>
        <w:rPr>
          <w:rFonts w:ascii="Consolas" w:hAnsi="Consolas"/>
          <w:sz w:val="18"/>
          <w:szCs w:val="16"/>
        </w:rPr>
        <w:t>gold</w:t>
      </w:r>
      <w:proofErr w:type="spellEnd"/>
      <w:r>
        <w:rPr>
          <w:rFonts w:ascii="Consolas" w:hAnsi="Consolas"/>
          <w:sz w:val="18"/>
          <w:szCs w:val="16"/>
        </w:rPr>
        <w:t xml:space="preserve">, and </w:t>
      </w:r>
      <w:proofErr w:type="spellStart"/>
      <w:r>
        <w:rPr>
          <w:rFonts w:ascii="Consolas" w:hAnsi="Consolas"/>
          <w:sz w:val="18"/>
          <w:szCs w:val="16"/>
        </w:rPr>
        <w:t>deep</w:t>
      </w:r>
      <w:proofErr w:type="spellEnd"/>
      <w:r>
        <w:rPr>
          <w:rFonts w:ascii="Consolas" w:hAnsi="Consolas"/>
          <w:sz w:val="18"/>
          <w:szCs w:val="16"/>
        </w:rPr>
        <w:t xml:space="preserve"> </w:t>
      </w:r>
      <w:proofErr w:type="spellStart"/>
      <w:r>
        <w:rPr>
          <w:rFonts w:ascii="Consolas" w:hAnsi="Consolas"/>
          <w:sz w:val="18"/>
          <w:szCs w:val="16"/>
        </w:rPr>
        <w:t>blue</w:t>
      </w:r>
      <w:proofErr w:type="spellEnd"/>
      <w:r>
        <w:rPr>
          <w:rFonts w:ascii="Consolas" w:hAnsi="Consolas"/>
          <w:sz w:val="18"/>
          <w:szCs w:val="16"/>
        </w:rPr>
        <w:t xml:space="preserve"> </w:t>
      </w:r>
      <w:proofErr w:type="spellStart"/>
      <w:r>
        <w:rPr>
          <w:rFonts w:ascii="Consolas" w:hAnsi="Consolas"/>
          <w:sz w:val="18"/>
          <w:szCs w:val="16"/>
        </w:rPr>
        <w:t>color</w:t>
      </w:r>
      <w:proofErr w:type="spellEnd"/>
      <w:r>
        <w:rPr>
          <w:rFonts w:ascii="Consolas" w:hAnsi="Consolas"/>
          <w:sz w:val="18"/>
          <w:szCs w:val="16"/>
        </w:rPr>
        <w:t xml:space="preserve"> </w:t>
      </w:r>
      <w:proofErr w:type="spellStart"/>
      <w:r>
        <w:rPr>
          <w:rFonts w:ascii="Consolas" w:hAnsi="Consolas"/>
          <w:sz w:val="18"/>
          <w:szCs w:val="16"/>
        </w:rPr>
        <w:t>palette</w:t>
      </w:r>
      <w:proofErr w:type="spellEnd"/>
      <w:r>
        <w:rPr>
          <w:rFonts w:ascii="Consolas" w:hAnsi="Consolas"/>
          <w:sz w:val="18"/>
          <w:szCs w:val="16"/>
        </w:rPr>
        <w:t xml:space="preserve">. </w:t>
      </w:r>
      <w:proofErr w:type="spellStart"/>
      <w:r>
        <w:rPr>
          <w:rFonts w:ascii="Consolas" w:hAnsi="Consolas"/>
          <w:sz w:val="18"/>
          <w:szCs w:val="16"/>
        </w:rPr>
        <w:t>No</w:t>
      </w:r>
      <w:proofErr w:type="spellEnd"/>
      <w:r>
        <w:rPr>
          <w:rFonts w:ascii="Consolas" w:hAnsi="Consolas"/>
          <w:sz w:val="18"/>
          <w:szCs w:val="16"/>
        </w:rPr>
        <w:t xml:space="preserve"> </w:t>
      </w:r>
      <w:proofErr w:type="spellStart"/>
      <w:r>
        <w:rPr>
          <w:rFonts w:ascii="Consolas" w:hAnsi="Consolas"/>
          <w:sz w:val="18"/>
          <w:szCs w:val="16"/>
        </w:rPr>
        <w:t>clutter</w:t>
      </w:r>
      <w:proofErr w:type="spellEnd"/>
      <w:r>
        <w:rPr>
          <w:rFonts w:ascii="Consolas" w:hAnsi="Consolas"/>
          <w:sz w:val="18"/>
          <w:szCs w:val="16"/>
        </w:rPr>
        <w:t>.</w:t>
      </w:r>
    </w:p>
    <w:p w14:paraId="499C85BE" w14:textId="5BD5635F" w:rsidR="002879EF" w:rsidRPr="0001704E" w:rsidRDefault="002879EF" w:rsidP="00233F6B">
      <w:pPr>
        <w:pStyle w:val="Titelblau"/>
      </w:pPr>
      <w:r>
        <w:lastRenderedPageBreak/>
        <w:t>Verfasser/in:</w:t>
      </w:r>
    </w:p>
    <w:p w14:paraId="14C3A8E3" w14:textId="2699132F" w:rsidR="002879EF" w:rsidRPr="0001704E" w:rsidRDefault="007E37DD" w:rsidP="00233F6B">
      <w:r>
        <w:t>Livio Ambrogini</w:t>
      </w:r>
    </w:p>
    <w:p w14:paraId="5E241480" w14:textId="30720090" w:rsidR="002879EF" w:rsidRPr="0001704E" w:rsidRDefault="009A3FCD" w:rsidP="00233F6B">
      <w:pPr>
        <w:pStyle w:val="Titelblau"/>
      </w:pPr>
      <w:r>
        <w:t>Themengeber/in:</w:t>
      </w:r>
    </w:p>
    <w:p w14:paraId="29335EDA" w14:textId="2F5DB544" w:rsidR="002879EF" w:rsidRPr="0001704E" w:rsidRDefault="007E37DD" w:rsidP="00233F6B">
      <w:r>
        <w:t>IFL Institute für Finance und Law, St. Gallen</w:t>
      </w:r>
    </w:p>
    <w:p w14:paraId="5C3DC1D3" w14:textId="1A291638" w:rsidR="009A3012" w:rsidRDefault="009A3012" w:rsidP="00233F6B">
      <w:hyperlink r:id="rId13" w:history="1">
        <w:r>
          <w:rPr>
            <w:rStyle w:val="Hyperlink"/>
          </w:rPr>
          <w:t>https://www.ost.ch/en/research-and-consulting-services/management/department-for-finance-and-law-ifl</w:t>
        </w:r>
      </w:hyperlink>
    </w:p>
    <w:p w14:paraId="1FC35B7A" w14:textId="47805D67" w:rsidR="002879EF" w:rsidRPr="0001704E" w:rsidRDefault="009A3012" w:rsidP="00233F6B">
      <w:r>
        <w:t>Thomas Krabichler</w:t>
      </w:r>
      <w:r>
        <w:tab/>
      </w:r>
    </w:p>
    <w:p w14:paraId="24990FD1" w14:textId="2A56C317" w:rsidR="002879EF" w:rsidRPr="0001704E" w:rsidRDefault="002879EF" w:rsidP="009A3FCD">
      <w:pPr>
        <w:pStyle w:val="Titelblau"/>
        <w:spacing w:before="480"/>
      </w:pPr>
      <w:r>
        <w:t>Referent/in:</w:t>
      </w:r>
    </w:p>
    <w:p w14:paraId="59E8A95C" w14:textId="690D3951" w:rsidR="009A3FCD" w:rsidRPr="0001704E" w:rsidRDefault="007E37DD" w:rsidP="009A3FCD">
      <w:bookmarkStart w:id="0" w:name="_Toc515864073"/>
      <w:bookmarkStart w:id="1" w:name="_Toc515867041"/>
      <w:bookmarkStart w:id="2" w:name="_Toc515878277"/>
      <w:r>
        <w:t>Thomas Krabichler</w:t>
      </w:r>
    </w:p>
    <w:p w14:paraId="3E175033" w14:textId="4006FD39" w:rsidR="009A3FCD" w:rsidRPr="0001704E" w:rsidRDefault="009A3FCD" w:rsidP="009A3FCD">
      <w:pPr>
        <w:pStyle w:val="Titelblau"/>
        <w:spacing w:before="480"/>
      </w:pPr>
      <w:r>
        <w:t>Korreferent/in:</w:t>
      </w:r>
    </w:p>
    <w:p w14:paraId="1F6C77BE" w14:textId="6AD6050C" w:rsidR="009A3FCD" w:rsidRPr="0001704E" w:rsidRDefault="009A3012" w:rsidP="009A3FCD">
      <w:r>
        <w:t>Katerina Rigana</w:t>
      </w:r>
    </w:p>
    <w:p w14:paraId="3867268B" w14:textId="77777777" w:rsidR="002879EF" w:rsidRPr="0001704E" w:rsidRDefault="002879EF" w:rsidP="00233F6B">
      <w:pPr>
        <w:pStyle w:val="Titelblau"/>
      </w:pPr>
      <w:r>
        <w:t>Eingereicht am:</w:t>
      </w:r>
    </w:p>
    <w:p w14:paraId="683E6A46" w14:textId="6AF5FA6F" w:rsidR="002879EF" w:rsidRPr="0001704E" w:rsidRDefault="009A3012" w:rsidP="00233F6B">
      <w:r>
        <w:t xml:space="preserve">Rapperswil-Jona, </w:t>
      </w:r>
      <w:commentRangeStart w:id="3"/>
      <w:r>
        <w:t>Einreichungsdatum</w:t>
      </w:r>
      <w:commentRangeEnd w:id="3"/>
      <w:r>
        <w:rPr>
          <w:rStyle w:val="CommentReference"/>
          <w:sz w:val="22"/>
          <w:szCs w:val="20"/>
        </w:rPr>
        <w:commentReference w:id="3"/>
      </w:r>
    </w:p>
    <w:p w14:paraId="3D800015" w14:textId="77777777" w:rsidR="007E708E" w:rsidRPr="0001704E" w:rsidRDefault="007E708E" w:rsidP="00233F6B">
      <w:pPr>
        <w:sectPr w:rsidR="007E708E" w:rsidRPr="0001704E" w:rsidSect="005E75FF">
          <w:headerReference w:type="first" r:id="rId18"/>
          <w:pgSz w:w="11906" w:h="16838" w:code="9"/>
          <w:pgMar w:top="1418" w:right="1274" w:bottom="1418" w:left="1418" w:header="720" w:footer="720" w:gutter="0"/>
          <w:pgNumType w:fmt="upperRoman" w:start="2"/>
          <w:cols w:space="720"/>
          <w:titlePg/>
          <w:docGrid w:linePitch="299"/>
        </w:sectPr>
      </w:pPr>
    </w:p>
    <w:p w14:paraId="728FFABF" w14:textId="77777777" w:rsidR="005E3173" w:rsidRDefault="002879EF" w:rsidP="00A36C21">
      <w:pPr>
        <w:pStyle w:val="Ueberschrift1ohneNummer"/>
      </w:pPr>
      <w:bookmarkStart w:id="4" w:name="_Toc229835302"/>
      <w:bookmarkEnd w:id="0"/>
      <w:bookmarkEnd w:id="1"/>
      <w:bookmarkEnd w:id="2"/>
      <w:r>
        <w:lastRenderedPageBreak/>
        <w:t xml:space="preserve">Vorwort </w:t>
      </w:r>
      <w:commentRangeStart w:id="5"/>
      <w:commentRangeEnd w:id="5"/>
      <w:r>
        <w:rPr>
          <w:rStyle w:val="CommentReference"/>
          <w:sz w:val="28"/>
          <w:szCs w:val="20"/>
        </w:rPr>
        <w:commentReference w:id="5"/>
      </w:r>
      <w:bookmarkEnd w:id="4"/>
    </w:p>
    <w:p w14:paraId="7EB9389D" w14:textId="7D70598B" w:rsidR="00A54F5C" w:rsidRDefault="001D1DA2" w:rsidP="00A54F5C">
      <w:r>
        <w:t>Das Phänomen spekulativer Blasenbildung, bei dem sich Vermögenspreise signifikant und langanhaltend von ihren fundamentalen Werten entkoppeln, ist in der finanzökonomischen Literatur weitreichend dokumentiert. Die Frage, wie man als Anleger mit solchen Spekulationsblasen umgeht, ohne direkt beim ersten Anzeichen von Gefahr alles zu verkaufen, hat mich schon länger beschäftigt. Anstatt nur theoretisch darüber zu diskutieren, wollte ich im Rahmen dieser Bachelorarbeit einen praktischen Weg finden, wie man solche Phasen mit einem klaren Algorithmus besser in den Griff bekommt.</w:t>
      </w:r>
    </w:p>
    <w:p w14:paraId="1577BFB8" w14:textId="6A0C4C5B" w:rsidR="00A54F5C" w:rsidRDefault="00A54F5C" w:rsidP="00A54F5C">
      <w:r>
        <w:t>Die Arbeit an diesem Projekt war intensiv. Besonders der Prozess, die Strategie Schritt für Schritt weiterzuentwickeln und sie schliesslich an echten Schweizer Unternehmen wie Logitech, Sika oder der Partners Group zu testen, war für mich sehr lehrreich. Mir war es wichtig, keine rein akademische Übung zu absolvieren, sondern ein Werkzeug zu bauen, das zeigt, ob und zu welchem Preis systematischer Kapitalschutz in der Realität wirklich funktioniert.</w:t>
      </w:r>
    </w:p>
    <w:p w14:paraId="4CC179AF" w14:textId="3B4C7476" w:rsidR="00A54F5C" w:rsidRDefault="00A54F5C" w:rsidP="00A54F5C">
      <w:r>
        <w:t>An dieser Stelle möchte ich mich bei Thomas Krabichler bedanken. Er hat die Arbeit betreut und mir mit seinen fachlichen Rückmeldungen geholfen, die richtigen Schwerpunkte zu setzen. Ebenfalls danke ich dem IFL Institut für Finance und Law der OST für die interessante Themenstellung und die unkomplizierte Zusammenarbeit.</w:t>
      </w:r>
    </w:p>
    <w:p w14:paraId="52643210" w14:textId="49988F39" w:rsidR="002879EF" w:rsidRPr="0001704E" w:rsidRDefault="00A54F5C" w:rsidP="00195A7E">
      <w:r>
        <w:t>Ein grosses Dankeschön geht auch an meine Eltern und meine Freundin. Sie haben mich während des gesamten Studiums unterstützt und hatten immer Verständnis, wenn ich in den letzten Monaten viel Zeit vor dem Computer verbracht habe.</w:t>
      </w:r>
    </w:p>
    <w:p w14:paraId="68E1647B" w14:textId="4459054F" w:rsidR="002879EF" w:rsidRPr="0001704E" w:rsidRDefault="00A40C7D" w:rsidP="00195A7E">
      <w:r>
        <w:t>Rapperswil, im Mai 2026</w:t>
      </w:r>
      <w:r>
        <w:tab/>
      </w:r>
      <w:r>
        <w:tab/>
      </w:r>
      <w:r>
        <w:tab/>
        <w:t>Livio Ambrogini</w:t>
      </w:r>
    </w:p>
    <w:p w14:paraId="29D8A644" w14:textId="77777777" w:rsidR="002879EF" w:rsidRPr="0001704E" w:rsidRDefault="002879EF" w:rsidP="00195A7E"/>
    <w:p w14:paraId="776F4189" w14:textId="77777777" w:rsidR="00ED0523" w:rsidRPr="0001704E" w:rsidRDefault="00ED0523" w:rsidP="00195A7E"/>
    <w:p w14:paraId="023225E0" w14:textId="77777777" w:rsidR="00ED0523" w:rsidRPr="0001704E" w:rsidRDefault="00ED0523" w:rsidP="00195A7E"/>
    <w:p w14:paraId="58E3B4A7" w14:textId="77777777" w:rsidR="00195A7E" w:rsidRPr="0001704E" w:rsidRDefault="00195A7E" w:rsidP="00195A7E"/>
    <w:p w14:paraId="32963FF1" w14:textId="77777777" w:rsidR="00195A7E" w:rsidRPr="0001704E" w:rsidRDefault="00195A7E" w:rsidP="00195A7E"/>
    <w:p w14:paraId="491FBFCA" w14:textId="77777777" w:rsidR="00195A7E" w:rsidRPr="0001704E" w:rsidRDefault="00195A7E" w:rsidP="00195A7E"/>
    <w:p w14:paraId="620D8DE9" w14:textId="77777777" w:rsidR="00195A7E" w:rsidRPr="0001704E" w:rsidRDefault="00195A7E" w:rsidP="00195A7E"/>
    <w:p w14:paraId="3D0A0234" w14:textId="77777777" w:rsidR="00195A7E" w:rsidRPr="0001704E" w:rsidRDefault="00195A7E" w:rsidP="00195A7E"/>
    <w:p w14:paraId="44036792" w14:textId="77777777" w:rsidR="00195A7E" w:rsidRPr="0001704E" w:rsidRDefault="00195A7E" w:rsidP="00195A7E"/>
    <w:p w14:paraId="5AEC0C2C" w14:textId="77777777" w:rsidR="00671864" w:rsidRPr="0001704E" w:rsidRDefault="00671864" w:rsidP="00195A7E"/>
    <w:p w14:paraId="2C9BDE16" w14:textId="77777777" w:rsidR="002879EF" w:rsidRPr="0001704E" w:rsidRDefault="002879EF" w:rsidP="00195A7E">
      <w:pPr>
        <w:sectPr w:rsidR="002879EF" w:rsidRPr="0001704E" w:rsidSect="005E75FF">
          <w:headerReference w:type="default" r:id="rId19"/>
          <w:footerReference w:type="default" r:id="rId20"/>
          <w:headerReference w:type="first" r:id="rId21"/>
          <w:pgSz w:w="11906" w:h="16838" w:code="9"/>
          <w:pgMar w:top="1418" w:right="1274" w:bottom="1418" w:left="1418" w:header="720" w:footer="720" w:gutter="0"/>
          <w:pgNumType w:fmt="upperRoman" w:start="1"/>
          <w:cols w:space="720"/>
          <w:docGrid w:linePitch="299"/>
        </w:sectPr>
      </w:pPr>
    </w:p>
    <w:p w14:paraId="72A3AD42" w14:textId="77777777" w:rsidR="002879EF" w:rsidRDefault="002879EF" w:rsidP="00A36C21">
      <w:pPr>
        <w:pStyle w:val="Ueberschrift1ohneNummer"/>
      </w:pPr>
      <w:bookmarkStart w:id="6" w:name="_Toc229835303"/>
      <w:r>
        <w:lastRenderedPageBreak/>
        <w:t>Management Summary</w:t>
      </w:r>
      <w:bookmarkEnd w:id="6"/>
    </w:p>
    <w:p w14:paraId="69DFAA68" w14:textId="47EAA2B7" w:rsidR="0023752C" w:rsidRDefault="003A5EFB" w:rsidP="001C5B74">
      <w:r>
        <w:t xml:space="preserve">Spekulative Blasen konfrontieren Marktteilnehmende mit der Entscheidung zwischen einer frühzeitigen Korrektur von Fehlbewertungen und der Partizipation an potenziell irrationalen Kurssteigerungen. Diese Bachelorarbeit untersucht die Entwicklung und Evaluation eines algorithmischen Regelwerks für den Schweizer Aktienmarkt (SMI/SLI), welches darauf ausgelegt ist, spekulative Phasen ex-ante zu identifizieren.  </w:t>
      </w:r>
    </w:p>
    <w:p w14:paraId="09D69003" w14:textId="0F29F92E" w:rsidR="0023752C" w:rsidRDefault="00E556DA" w:rsidP="001C5B74">
      <w:r>
        <w:t>Die methodische Umsetzung basiert auf dem ökonometrischen Phillips-Shi-</w:t>
      </w:r>
      <w:proofErr w:type="spellStart"/>
      <w:r>
        <w:t>Yu</w:t>
      </w:r>
      <w:proofErr w:type="spellEnd"/>
      <w:r>
        <w:t xml:space="preserve"> (PSY) Test in Verbindung mit einer dynamischen Quantils-Logik. Das Regelwerk sieht bei Erreichen eines 94-%-Warn-Quantils eine Reduktion der Aktienquote auf 50 % vor, während ein 99 %-Panik-Quantil den vollständigen Marktaustritt in Liquidität auslöst. Ein integrierter «Smart Re-Entry» auf Basis des 20-Tage-Durchschnitts (</w:t>
      </w:r>
      <w:r>
        <w:rPr>
          <w:rFonts w:ascii="Consolas" w:hAnsi="Consolas" w:cs="Consolas"/>
        </w:rPr>
        <w:t>SMA20</w:t>
      </w:r>
      <w:r>
        <w:t xml:space="preserve">) steuert die Wiederanlage in anschliessenden Erholungsphasen.  </w:t>
      </w:r>
    </w:p>
    <w:p w14:paraId="7D694AFA" w14:textId="533E42D9" w:rsidR="00881EDE" w:rsidRDefault="00AE7A1A" w:rsidP="002807D2">
      <w:pPr>
        <w:keepNext/>
        <w:jc w:val="left"/>
      </w:pPr>
      <w:r>
        <w:rPr>
          <w:noProof/>
        </w:rPr>
        <w:drawing>
          <wp:inline distT="0" distB="0" distL="0" distR="0" wp14:anchorId="169756E0" wp14:editId="317786D9">
            <wp:extent cx="4143334" cy="4400550"/>
            <wp:effectExtent l="0" t="0" r="0" b="0"/>
            <wp:docPr id="361619792"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19792" name="Picture 8" descr="A screenshot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48301" cy="4405825"/>
                    </a:xfrm>
                    <a:prstGeom prst="rect">
                      <a:avLst/>
                    </a:prstGeom>
                  </pic:spPr>
                </pic:pic>
              </a:graphicData>
            </a:graphic>
          </wp:inline>
        </w:drawing>
      </w:r>
    </w:p>
    <w:p w14:paraId="678580F5" w14:textId="298B60B0" w:rsidR="00926C34" w:rsidRDefault="00881EDE" w:rsidP="00881EDE">
      <w:pPr>
        <w:pStyle w:val="Caption"/>
      </w:pPr>
      <w:bookmarkStart w:id="7" w:name="_Toc229835399"/>
      <w:r>
        <w:t xml:space="preserve">Abbildung </w:t>
      </w:r>
      <w:r>
        <w:fldChar w:fldCharType="begin"/>
      </w:r>
      <w:r>
        <w:instrText xml:space="preserve"> SEQ Abbildung \* ARABIC </w:instrText>
      </w:r>
      <w:r>
        <w:fldChar w:fldCharType="separate"/>
      </w:r>
      <w:r w:rsidR="004D04DD">
        <w:rPr>
          <w:noProof/>
        </w:rPr>
        <w:t>1</w:t>
      </w:r>
      <w:r>
        <w:fldChar w:fldCharType="end"/>
      </w:r>
      <w:r>
        <w:t>: Extremereignis Monte-Carlo Simulation</w:t>
      </w:r>
      <w:bookmarkEnd w:id="7"/>
    </w:p>
    <w:p w14:paraId="07C72A18" w14:textId="570CFBE1" w:rsidR="00D74E89" w:rsidRDefault="00F738E5" w:rsidP="001C5B74">
      <w:r>
        <w:t>Die Funktionsweise dieses Modells lässt sich am Beispiel eines synthetischen Extremereignisses (Szenario C, siehe Abbildung 1) analysieren:</w:t>
      </w:r>
    </w:p>
    <w:p w14:paraId="4D34F2E6" w14:textId="30F40DF0" w:rsidR="00890170" w:rsidRDefault="00890170" w:rsidP="00890170">
      <w:pPr>
        <w:pStyle w:val="ListParagraph"/>
        <w:numPr>
          <w:ilvl w:val="0"/>
          <w:numId w:val="48"/>
        </w:numPr>
      </w:pPr>
      <w:r>
        <w:lastRenderedPageBreak/>
        <w:t xml:space="preserve">Signaldetektion: Das Panel </w:t>
      </w:r>
      <w:r w:rsidR="006510EB">
        <w:t>«</w:t>
      </w:r>
      <w:r>
        <w:t>Signalgenerierung</w:t>
      </w:r>
      <w:r w:rsidR="006510EB">
        <w:t>»</w:t>
      </w:r>
      <w:r>
        <w:t xml:space="preserve"> verdeutlicht die Reaktion der PSY-Teststatistik auf explosive Preisdynamiken und das Erreichen der statistischen Schwellenwerte.  </w:t>
      </w:r>
    </w:p>
    <w:p w14:paraId="2881CECE" w14:textId="77777777" w:rsidR="00890170" w:rsidRDefault="00890170" w:rsidP="00890170">
      <w:pPr>
        <w:pStyle w:val="ListParagraph"/>
        <w:numPr>
          <w:ilvl w:val="0"/>
          <w:numId w:val="48"/>
        </w:numPr>
      </w:pPr>
      <w:r>
        <w:t xml:space="preserve">Positionssteuerung: Gemäss der Allokationslogik erfolgt eine Reduktion des </w:t>
      </w:r>
      <w:proofErr w:type="spellStart"/>
      <w:r>
        <w:t>Marktexposures</w:t>
      </w:r>
      <w:proofErr w:type="spellEnd"/>
      <w:r>
        <w:t xml:space="preserve">, was eine Sicherung von Buchgewinnen vor der Korrekturphase ermöglicht.  </w:t>
      </w:r>
    </w:p>
    <w:p w14:paraId="5CA0722A" w14:textId="37F76245" w:rsidR="00D74E89" w:rsidRDefault="00890170" w:rsidP="00890170">
      <w:pPr>
        <w:pStyle w:val="ListParagraph"/>
        <w:numPr>
          <w:ilvl w:val="0"/>
          <w:numId w:val="48"/>
        </w:numPr>
      </w:pPr>
      <w:r>
        <w:t xml:space="preserve">Wiedereinstieg: Die Analyse zeigt auf, dass der </w:t>
      </w:r>
      <w:r>
        <w:rPr>
          <w:rFonts w:ascii="Consolas" w:hAnsi="Consolas" w:cs="Consolas"/>
        </w:rPr>
        <w:t>SMA20</w:t>
      </w:r>
      <w:r>
        <w:t>-Filter eine zeitnahe Re-Partizipation nach dem Ende der Kurskorrektur einleitet.</w:t>
      </w:r>
    </w:p>
    <w:p w14:paraId="44978E11" w14:textId="3A7B5CF8" w:rsidR="002879EF" w:rsidRPr="0001704E" w:rsidRDefault="00926C34" w:rsidP="001C5B74">
      <w:pPr>
        <w:sectPr w:rsidR="002879EF" w:rsidRPr="0001704E" w:rsidSect="005E75FF">
          <w:pgSz w:w="11906" w:h="16838" w:code="9"/>
          <w:pgMar w:top="1418" w:right="1274" w:bottom="1418" w:left="1418" w:header="720" w:footer="720" w:gutter="0"/>
          <w:pgNumType w:fmt="upperRoman"/>
          <w:cols w:space="720"/>
        </w:sectPr>
      </w:pPr>
      <w:r>
        <w:t xml:space="preserve">Die Validierung der Strategie über einen Zeitraum von rund 20 Jahren, unter Einbezug synthetischer Märkte (Evans-Modell), zeigt ein differenziertes Bild: Bei keinem der fünf untersuchten Titel (Logitech, Sika, Richemont, Lonza, Partners Group) konnte die V7-Strategie die passive Buy-and-Hold-Benchmark in der absoluten Nettorendite übertreffen. Die Kennzahlen werden in dieser revidierten Fassung unter </w:t>
      </w:r>
      <w:r>
        <w:rPr>
          <w:rFonts w:ascii="Consolas" w:hAnsi="Consolas" w:cs="Consolas"/>
        </w:rPr>
        <w:t>MIN_WINDOW</w:t>
      </w:r>
      <w:r>
        <w:t xml:space="preserve"> = 178 Handelstagen (PSY-konform: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t xml:space="preserve"> ≈ 0.01 + 1.8/√T für T ≈ 5'000), konservativer Lag-Konvention (score[t−2]), pre-computed Wild-Bootstrap-Schwellen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t xml:space="preserve"> = 0.101,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Rademacher-Wild-Schock, 5'000 Pfade × T ≈ 5'273), direktionalem Pre-Filter im Panik-Trigger (60-Tages-Trend) und einem volatilitätsabhängigen Panik-Slippage-Modell (Almgren/Chriss-Stil, </w:t>
      </w:r>
      <m:oMath>
        <m:sSub>
          <m:sSubPr>
            <m:ctrlPr>
              <w:rPr>
                <w:rFonts w:ascii="Cambria Math" w:hAnsi="Cambria Math"/>
              </w:rPr>
            </m:ctrlPr>
          </m:sSubPr>
          <m:e>
            <m:r>
              <w:rPr>
                <w:rFonts w:ascii="Cambria Math" w:hAnsi="Cambria Math"/>
              </w:rPr>
              <m:t>s</m:t>
            </m:r>
          </m:e>
          <m:sub>
            <m:r>
              <m:rPr>
                <m:sty m:val="p"/>
              </m:rPr>
              <w:rPr>
                <w:rFonts w:ascii="Cambria Math" w:hAnsi="Cambria Math"/>
              </w:rPr>
              <m:t>t</m:t>
            </m:r>
          </m:sub>
        </m:sSub>
      </m:oMath>
      <w:r>
        <w:t xml:space="preserve"> = clip(0.005 + 2·</w:t>
      </w: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t xml:space="preserve">, 0.025, 0.20)) berichtet. Die Inferenz basiert auf einem Stationary-Bootstrap mit Strategie-Re-Simulation (Politis/Romano 1994; B = 100 Pfade, mittlere Blocklänge 21 Handelstage) auf den pre-computed Wild-Bootstrap-Schwellen aus B = 5'000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-Pfaden. Sämtliche V7-vs-Buy-and-Hold-Differenzen in Total Return werden auf dem 5 %-Niveau als nicht von null verschieden ausgewiesen; In der V7-Konfiguration sind die in der Vorgänger-V3-Konfiguration signifikanten Sharpe-Verschlechterungen bei Lonza (V3 stationary p = 0.006) und Sika (V3 stationary p = 0.038) nicht mehr signifikant (V7 stationary: Lonza p = 0.070, Sika p = 0.220); dagegen weist V7 bei der Partners Group eine statistisch signifikante Maximum-Drawdown-Reduktion auf (</w:t>
      </w:r>
      <m:oMath>
        <m:r>
          <w:rPr>
            <w:rFonts w:ascii="Cambria Math" w:hAnsi="Cambria Math"/>
          </w:rPr>
          <m:t>Δ</m:t>
        </m:r>
      </m:oMath>
      <w:r>
        <w:t xml:space="preserve"> MDD = +8.33 pp, stat</w:t>
      </w:r>
      <w:proofErr w:type="spellStart"/>
      <w:r>
        <w:t>ionary</w:t>
      </w:r>
      <w:proofErr w:type="spellEnd"/>
      <w:r>
        <w:t xml:space="preserve"> p = 0.040). Eine als «Versicherungsprämie» lesbare Risikoreduktion lässt sich aus der vorliegenden Stichprobe empirisch nicht belegen: V7 reduziert den Max-</w:t>
      </w:r>
      <w:proofErr w:type="spellStart"/>
      <w:r>
        <w:t>Drawdown</w:t>
      </w:r>
      <w:proofErr w:type="spellEnd"/>
      <w:r>
        <w:t xml:space="preserve"> statistisch signifikant bei Partners Group (+8.33 pp, </w:t>
      </w:r>
      <w:proofErr w:type="spellStart"/>
      <w:r>
        <w:t>stationary</w:t>
      </w:r>
      <w:proofErr w:type="spellEnd"/>
      <w:r>
        <w:t xml:space="preserve"> p = 0.040) und deskriptiv bei Logitech (+3.27 pp, p = 0.190 nicht signifikant); bei Richemont praktisch indifferent zur Benchmark (+0.39 pp, p = 0.700), bei Sika (−1.87 pp, p = 0.300) und Lonza (−4.29 pp, p = 0.190) marginal schlechter. Die </w:t>
      </w:r>
      <w:proofErr w:type="spellStart"/>
      <w:r>
        <w:t>Calmar</w:t>
      </w:r>
      <w:proofErr w:type="spellEnd"/>
      <w:r>
        <w:t>-Ratio liegt bei allen fünf Titeln unter dem Buy-and-Hold-Niveau. Die Kombination aus statistischer Blasendetektion und asymmetrischem Risikomanagement bleibt somit ein konzeptionell schlüssiger, mit der vorliegenden Stichprobe und Inferenz aber nicht validierter Ansatz; eine konfirmatorische Anwendung auf das vollständige SMI-Universum bleibt offene Forschungsaufgabe.</w:t>
      </w:r>
    </w:p>
    <w:p w14:paraId="0531F054" w14:textId="77777777" w:rsidR="002879EF" w:rsidRPr="0001704E" w:rsidRDefault="002879EF" w:rsidP="00A36C21">
      <w:pPr>
        <w:pStyle w:val="Ueberschrift1ohneNummer"/>
      </w:pPr>
      <w:bookmarkStart w:id="8" w:name="_Toc515864077"/>
      <w:bookmarkStart w:id="9" w:name="_Toc536357975"/>
      <w:bookmarkStart w:id="10" w:name="_Toc229835304"/>
      <w:r>
        <w:lastRenderedPageBreak/>
        <w:t>Inhaltsverzeichnis</w:t>
      </w:r>
      <w:bookmarkEnd w:id="8"/>
      <w:bookmarkEnd w:id="9"/>
      <w:bookmarkEnd w:id="10"/>
    </w:p>
    <w:p w14:paraId="2AA9C750" w14:textId="5647B3F1" w:rsidR="001F325E" w:rsidRDefault="00727B25">
      <w:pPr>
        <w:pStyle w:val="TOC1"/>
        <w:rPr>
          <w:rFonts w:asciiTheme="minorHAnsi" w:eastAsiaTheme="minorEastAsia" w:hAnsiTheme="minorHAnsi" w:cstheme="minorBidi"/>
          <w:b w:val="0"/>
          <w:kern w:val="2"/>
          <w:sz w:val="24"/>
          <w:szCs w:val="24"/>
          <w:lang w:val="en-US" w:eastAsia="en-US"/>
          <w14:ligatures w14:val="standardContextual"/>
        </w:rPr>
      </w:pPr>
      <w:r>
        <w:rPr>
          <w:noProof w:val="0"/>
        </w:rPr>
        <w:fldChar w:fldCharType="begin"/>
      </w:r>
      <w:r>
        <w:rPr>
          <w:noProof w:val="0"/>
        </w:rPr>
        <w:instrText xml:space="preserve"> TOC \o "1-5" </w:instrText>
      </w:r>
      <w:r>
        <w:rPr>
          <w:noProof w:val="0"/>
        </w:rPr>
        <w:fldChar w:fldCharType="separate"/>
      </w:r>
      <w:r w:rsidR="001F325E">
        <w:t xml:space="preserve">Vorwort </w:t>
      </w:r>
      <w:r w:rsidR="001F325E">
        <w:tab/>
      </w:r>
      <w:r w:rsidR="001F325E">
        <w:fldChar w:fldCharType="begin"/>
      </w:r>
      <w:r w:rsidR="001F325E">
        <w:instrText xml:space="preserve"> PAGEREF _Toc229835302 \h </w:instrText>
      </w:r>
      <w:r w:rsidR="001F325E">
        <w:fldChar w:fldCharType="separate"/>
      </w:r>
      <w:r w:rsidR="001F325E">
        <w:t>I</w:t>
      </w:r>
      <w:r w:rsidR="001F325E">
        <w:fldChar w:fldCharType="end"/>
      </w:r>
    </w:p>
    <w:p w14:paraId="4E50061A" w14:textId="7C2D068C"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Management Summary</w:t>
      </w:r>
      <w:r>
        <w:tab/>
      </w:r>
      <w:r>
        <w:fldChar w:fldCharType="begin"/>
      </w:r>
      <w:r>
        <w:instrText xml:space="preserve"> PAGEREF _Toc229835303 \h </w:instrText>
      </w:r>
      <w:r>
        <w:fldChar w:fldCharType="separate"/>
      </w:r>
      <w:r>
        <w:t>II</w:t>
      </w:r>
      <w:r>
        <w:fldChar w:fldCharType="end"/>
      </w:r>
    </w:p>
    <w:p w14:paraId="6F06FC91" w14:textId="3762E8B7"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Inhaltsverzeichnis</w:t>
      </w:r>
      <w:r>
        <w:tab/>
      </w:r>
      <w:r>
        <w:fldChar w:fldCharType="begin"/>
      </w:r>
      <w:r>
        <w:instrText xml:space="preserve"> PAGEREF _Toc229835304 \h </w:instrText>
      </w:r>
      <w:r>
        <w:fldChar w:fldCharType="separate"/>
      </w:r>
      <w:r>
        <w:t>IV</w:t>
      </w:r>
      <w:r>
        <w:fldChar w:fldCharType="end"/>
      </w:r>
    </w:p>
    <w:p w14:paraId="7A1440CE" w14:textId="0E987FBF"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Abbildungsverzeichnis</w:t>
      </w:r>
      <w:r>
        <w:tab/>
      </w:r>
      <w:r>
        <w:fldChar w:fldCharType="begin"/>
      </w:r>
      <w:r>
        <w:instrText xml:space="preserve"> PAGEREF _Toc229835305 \h </w:instrText>
      </w:r>
      <w:r>
        <w:fldChar w:fldCharType="separate"/>
      </w:r>
      <w:r>
        <w:t>VII</w:t>
      </w:r>
      <w:r>
        <w:fldChar w:fldCharType="end"/>
      </w:r>
    </w:p>
    <w:p w14:paraId="76072208" w14:textId="696AFEFA"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Tabellenverzeichnis</w:t>
      </w:r>
      <w:r>
        <w:tab/>
      </w:r>
      <w:r>
        <w:fldChar w:fldCharType="begin"/>
      </w:r>
      <w:r>
        <w:instrText xml:space="preserve"> PAGEREF _Toc229835306 \h </w:instrText>
      </w:r>
      <w:r>
        <w:fldChar w:fldCharType="separate"/>
      </w:r>
      <w:r>
        <w:t>VII</w:t>
      </w:r>
      <w:r>
        <w:fldChar w:fldCharType="end"/>
      </w:r>
    </w:p>
    <w:p w14:paraId="0AB18F36" w14:textId="3EE7BD1A"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Abkürzungsverzeichnis</w:t>
      </w:r>
      <w:r>
        <w:tab/>
      </w:r>
      <w:r>
        <w:fldChar w:fldCharType="begin"/>
      </w:r>
      <w:r>
        <w:instrText xml:space="preserve"> PAGEREF _Toc229835307 \h </w:instrText>
      </w:r>
      <w:r>
        <w:fldChar w:fldCharType="separate"/>
      </w:r>
      <w:r>
        <w:t>VII</w:t>
      </w:r>
      <w:r>
        <w:fldChar w:fldCharType="end"/>
      </w:r>
    </w:p>
    <w:p w14:paraId="58CFB94C" w14:textId="6948B298"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1</w:t>
      </w:r>
      <w:r>
        <w:rPr>
          <w:rFonts w:asciiTheme="minorHAnsi" w:eastAsiaTheme="minorEastAsia" w:hAnsiTheme="minorHAnsi" w:cstheme="minorBidi"/>
          <w:b w:val="0"/>
          <w:kern w:val="2"/>
          <w:sz w:val="24"/>
          <w:szCs w:val="24"/>
          <w:lang w:val="en-US" w:eastAsia="en-US"/>
          <w14:ligatures w14:val="standardContextual"/>
        </w:rPr>
        <w:tab/>
      </w:r>
      <w:r>
        <w:t>Einleitung</w:t>
      </w:r>
      <w:r>
        <w:tab/>
      </w:r>
      <w:r>
        <w:fldChar w:fldCharType="begin"/>
      </w:r>
      <w:r>
        <w:instrText xml:space="preserve"> PAGEREF _Toc229835308 \h </w:instrText>
      </w:r>
      <w:r>
        <w:fldChar w:fldCharType="separate"/>
      </w:r>
      <w:r>
        <w:t>1</w:t>
      </w:r>
      <w:r>
        <w:fldChar w:fldCharType="end"/>
      </w:r>
    </w:p>
    <w:p w14:paraId="340478AB" w14:textId="69F8EFD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1.1</w:t>
      </w:r>
      <w:r>
        <w:rPr>
          <w:rFonts w:asciiTheme="minorHAnsi" w:eastAsiaTheme="minorEastAsia" w:hAnsiTheme="minorHAnsi" w:cstheme="minorBidi"/>
          <w:kern w:val="2"/>
          <w:sz w:val="24"/>
          <w:szCs w:val="24"/>
          <w:lang w:val="en-US" w:eastAsia="en-US"/>
          <w14:ligatures w14:val="standardContextual"/>
        </w:rPr>
        <w:tab/>
      </w:r>
      <w:r>
        <w:t>Unternehmen/Institution</w:t>
      </w:r>
      <w:r>
        <w:tab/>
      </w:r>
      <w:r>
        <w:fldChar w:fldCharType="begin"/>
      </w:r>
      <w:r>
        <w:instrText xml:space="preserve"> PAGEREF _Toc229835309 \h </w:instrText>
      </w:r>
      <w:r>
        <w:fldChar w:fldCharType="separate"/>
      </w:r>
      <w:r>
        <w:t>1</w:t>
      </w:r>
      <w:r>
        <w:fldChar w:fldCharType="end"/>
      </w:r>
    </w:p>
    <w:p w14:paraId="2A960CB7" w14:textId="022F1FAC"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1.2</w:t>
      </w:r>
      <w:r>
        <w:rPr>
          <w:rFonts w:asciiTheme="minorHAnsi" w:eastAsiaTheme="minorEastAsia" w:hAnsiTheme="minorHAnsi" w:cstheme="minorBidi"/>
          <w:kern w:val="2"/>
          <w:sz w:val="24"/>
          <w:szCs w:val="24"/>
          <w:lang w:val="en-US" w:eastAsia="en-US"/>
          <w14:ligatures w14:val="standardContextual"/>
        </w:rPr>
        <w:tab/>
      </w:r>
      <w:r>
        <w:t>Ausgangslage</w:t>
      </w:r>
      <w:r>
        <w:tab/>
      </w:r>
      <w:r>
        <w:fldChar w:fldCharType="begin"/>
      </w:r>
      <w:r>
        <w:instrText xml:space="preserve"> PAGEREF _Toc229835310 \h </w:instrText>
      </w:r>
      <w:r>
        <w:fldChar w:fldCharType="separate"/>
      </w:r>
      <w:r>
        <w:t>1</w:t>
      </w:r>
      <w:r>
        <w:fldChar w:fldCharType="end"/>
      </w:r>
    </w:p>
    <w:p w14:paraId="5972A517" w14:textId="50125A65"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1.2.1</w:t>
      </w:r>
      <w:r>
        <w:rPr>
          <w:rFonts w:asciiTheme="minorHAnsi" w:eastAsiaTheme="minorEastAsia" w:hAnsiTheme="minorHAnsi" w:cstheme="minorBidi"/>
          <w:kern w:val="2"/>
          <w:sz w:val="24"/>
          <w:szCs w:val="24"/>
          <w:lang w:val="en-US" w:eastAsia="en-US"/>
          <w14:ligatures w14:val="standardContextual"/>
        </w:rPr>
        <w:tab/>
      </w:r>
      <w:r>
        <w:t>Fokus der Untersuchung</w:t>
      </w:r>
      <w:r>
        <w:tab/>
      </w:r>
      <w:r>
        <w:fldChar w:fldCharType="begin"/>
      </w:r>
      <w:r>
        <w:instrText xml:space="preserve"> PAGEREF _Toc229835311 \h </w:instrText>
      </w:r>
      <w:r>
        <w:fldChar w:fldCharType="separate"/>
      </w:r>
      <w:r>
        <w:t>2</w:t>
      </w:r>
      <w:r>
        <w:fldChar w:fldCharType="end"/>
      </w:r>
    </w:p>
    <w:p w14:paraId="1E3450AE" w14:textId="2CD925B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1.3</w:t>
      </w:r>
      <w:r>
        <w:rPr>
          <w:rFonts w:asciiTheme="minorHAnsi" w:eastAsiaTheme="minorEastAsia" w:hAnsiTheme="minorHAnsi" w:cstheme="minorBidi"/>
          <w:kern w:val="2"/>
          <w:sz w:val="24"/>
          <w:szCs w:val="24"/>
          <w:lang w:val="en-US" w:eastAsia="en-US"/>
          <w14:ligatures w14:val="standardContextual"/>
        </w:rPr>
        <w:tab/>
      </w:r>
      <w:r>
        <w:t>Ziele</w:t>
      </w:r>
      <w:r>
        <w:tab/>
      </w:r>
      <w:r>
        <w:fldChar w:fldCharType="begin"/>
      </w:r>
      <w:r>
        <w:instrText xml:space="preserve"> PAGEREF _Toc229835312 \h </w:instrText>
      </w:r>
      <w:r>
        <w:fldChar w:fldCharType="separate"/>
      </w:r>
      <w:r>
        <w:t>3</w:t>
      </w:r>
      <w:r>
        <w:fldChar w:fldCharType="end"/>
      </w:r>
    </w:p>
    <w:p w14:paraId="5807D736" w14:textId="160D0988"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1.3.1</w:t>
      </w:r>
      <w:r>
        <w:rPr>
          <w:rFonts w:asciiTheme="minorHAnsi" w:eastAsiaTheme="minorEastAsia" w:hAnsiTheme="minorHAnsi" w:cstheme="minorBidi"/>
          <w:kern w:val="2"/>
          <w:sz w:val="24"/>
          <w:szCs w:val="24"/>
          <w:lang w:val="en-US" w:eastAsia="en-US"/>
          <w14:ligatures w14:val="standardContextual"/>
        </w:rPr>
        <w:tab/>
      </w:r>
      <w:r>
        <w:t>Theoretische und Methodische Ziele</w:t>
      </w:r>
      <w:r>
        <w:tab/>
      </w:r>
      <w:r>
        <w:fldChar w:fldCharType="begin"/>
      </w:r>
      <w:r>
        <w:instrText xml:space="preserve"> PAGEREF _Toc229835313 \h </w:instrText>
      </w:r>
      <w:r>
        <w:fldChar w:fldCharType="separate"/>
      </w:r>
      <w:r>
        <w:t>3</w:t>
      </w:r>
      <w:r>
        <w:fldChar w:fldCharType="end"/>
      </w:r>
    </w:p>
    <w:p w14:paraId="3FD80EB4" w14:textId="0776347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1.3.2</w:t>
      </w:r>
      <w:r>
        <w:rPr>
          <w:rFonts w:asciiTheme="minorHAnsi" w:eastAsiaTheme="minorEastAsia" w:hAnsiTheme="minorHAnsi" w:cstheme="minorBidi"/>
          <w:kern w:val="2"/>
          <w:sz w:val="24"/>
          <w:szCs w:val="24"/>
          <w:lang w:val="en-US" w:eastAsia="en-US"/>
          <w14:ligatures w14:val="standardContextual"/>
        </w:rPr>
        <w:tab/>
      </w:r>
      <w:r>
        <w:t>Praktische und Analytische Ziele</w:t>
      </w:r>
      <w:r>
        <w:tab/>
      </w:r>
      <w:r>
        <w:fldChar w:fldCharType="begin"/>
      </w:r>
      <w:r>
        <w:instrText xml:space="preserve"> PAGEREF _Toc229835314 \h </w:instrText>
      </w:r>
      <w:r>
        <w:fldChar w:fldCharType="separate"/>
      </w:r>
      <w:r>
        <w:t>3</w:t>
      </w:r>
      <w:r>
        <w:fldChar w:fldCharType="end"/>
      </w:r>
    </w:p>
    <w:p w14:paraId="5EB8F24B" w14:textId="033C069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1.4</w:t>
      </w:r>
      <w:r>
        <w:rPr>
          <w:rFonts w:asciiTheme="minorHAnsi" w:eastAsiaTheme="minorEastAsia" w:hAnsiTheme="minorHAnsi" w:cstheme="minorBidi"/>
          <w:kern w:val="2"/>
          <w:sz w:val="24"/>
          <w:szCs w:val="24"/>
          <w:lang w:val="en-US" w:eastAsia="en-US"/>
          <w14:ligatures w14:val="standardContextual"/>
        </w:rPr>
        <w:tab/>
      </w:r>
      <w:r>
        <w:t>Theoretischer Rahmen</w:t>
      </w:r>
      <w:r>
        <w:tab/>
      </w:r>
      <w:r>
        <w:fldChar w:fldCharType="begin"/>
      </w:r>
      <w:r>
        <w:instrText xml:space="preserve"> PAGEREF _Toc229835315 \h </w:instrText>
      </w:r>
      <w:r>
        <w:fldChar w:fldCharType="separate"/>
      </w:r>
      <w:r>
        <w:t>3</w:t>
      </w:r>
      <w:r>
        <w:fldChar w:fldCharType="end"/>
      </w:r>
    </w:p>
    <w:p w14:paraId="78341E74" w14:textId="67D91171"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1.4.1</w:t>
      </w:r>
      <w:r>
        <w:rPr>
          <w:rFonts w:asciiTheme="minorHAnsi" w:eastAsiaTheme="minorEastAsia" w:hAnsiTheme="minorHAnsi" w:cstheme="minorBidi"/>
          <w:kern w:val="2"/>
          <w:sz w:val="24"/>
          <w:szCs w:val="24"/>
          <w:lang w:val="en-US" w:eastAsia="en-US"/>
          <w14:ligatures w14:val="standardContextual"/>
        </w:rPr>
        <w:tab/>
      </w:r>
      <w:r>
        <w:t>Markteffizienz, Limits of Arbitrage und das Synchronisationsrisiko</w:t>
      </w:r>
      <w:r>
        <w:tab/>
      </w:r>
      <w:r>
        <w:fldChar w:fldCharType="begin"/>
      </w:r>
      <w:r>
        <w:instrText xml:space="preserve"> PAGEREF _Toc229835316 \h </w:instrText>
      </w:r>
      <w:r>
        <w:fldChar w:fldCharType="separate"/>
      </w:r>
      <w:r>
        <w:t>4</w:t>
      </w:r>
      <w:r>
        <w:fldChar w:fldCharType="end"/>
      </w:r>
    </w:p>
    <w:p w14:paraId="028147F9" w14:textId="600CDF8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sidRPr="00974EDB">
        <w:rPr>
          <w:bCs/>
        </w:rPr>
        <w:t>1.4.2</w:t>
      </w:r>
      <w:r>
        <w:rPr>
          <w:rFonts w:asciiTheme="minorHAnsi" w:eastAsiaTheme="minorEastAsia" w:hAnsiTheme="minorHAnsi" w:cstheme="minorBidi"/>
          <w:kern w:val="2"/>
          <w:sz w:val="24"/>
          <w:szCs w:val="24"/>
          <w:lang w:val="en-US" w:eastAsia="en-US"/>
          <w14:ligatures w14:val="standardContextual"/>
        </w:rPr>
        <w:tab/>
      </w:r>
      <w:r w:rsidRPr="00974EDB">
        <w:rPr>
          <w:bCs/>
        </w:rPr>
        <w:t>Statistische Detektion und Vermeidung von Overfitting</w:t>
      </w:r>
      <w:r>
        <w:tab/>
      </w:r>
      <w:r>
        <w:fldChar w:fldCharType="begin"/>
      </w:r>
      <w:r>
        <w:instrText xml:space="preserve"> PAGEREF _Toc229835317 \h </w:instrText>
      </w:r>
      <w:r>
        <w:fldChar w:fldCharType="separate"/>
      </w:r>
      <w:r>
        <w:t>4</w:t>
      </w:r>
      <w:r>
        <w:fldChar w:fldCharType="end"/>
      </w:r>
    </w:p>
    <w:p w14:paraId="34B2CA70" w14:textId="50783A2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sidRPr="00974EDB">
        <w:rPr>
          <w:bCs/>
        </w:rPr>
        <w:t>1.4.3</w:t>
      </w:r>
      <w:r>
        <w:rPr>
          <w:rFonts w:asciiTheme="minorHAnsi" w:eastAsiaTheme="minorEastAsia" w:hAnsiTheme="minorHAnsi" w:cstheme="minorBidi"/>
          <w:kern w:val="2"/>
          <w:sz w:val="24"/>
          <w:szCs w:val="24"/>
          <w:lang w:val="en-US" w:eastAsia="en-US"/>
          <w14:ligatures w14:val="standardContextual"/>
        </w:rPr>
        <w:tab/>
      </w:r>
      <w:r w:rsidRPr="00974EDB">
        <w:rPr>
          <w:bCs/>
        </w:rPr>
        <w:t>Regime-Wechsel und Exit-Logik</w:t>
      </w:r>
      <w:r>
        <w:tab/>
      </w:r>
      <w:r>
        <w:fldChar w:fldCharType="begin"/>
      </w:r>
      <w:r>
        <w:instrText xml:space="preserve"> PAGEREF _Toc229835318 \h </w:instrText>
      </w:r>
      <w:r>
        <w:fldChar w:fldCharType="separate"/>
      </w:r>
      <w:r>
        <w:t>4</w:t>
      </w:r>
      <w:r>
        <w:fldChar w:fldCharType="end"/>
      </w:r>
    </w:p>
    <w:p w14:paraId="4A0D0042" w14:textId="14C83945"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1.5</w:t>
      </w:r>
      <w:r>
        <w:rPr>
          <w:rFonts w:asciiTheme="minorHAnsi" w:eastAsiaTheme="minorEastAsia" w:hAnsiTheme="minorHAnsi" w:cstheme="minorBidi"/>
          <w:kern w:val="2"/>
          <w:sz w:val="24"/>
          <w:szCs w:val="24"/>
          <w:lang w:val="en-US" w:eastAsia="en-US"/>
          <w14:ligatures w14:val="standardContextual"/>
        </w:rPr>
        <w:tab/>
      </w:r>
      <w:r>
        <w:t>Methodisches Vorgehen</w:t>
      </w:r>
      <w:r>
        <w:tab/>
      </w:r>
      <w:r>
        <w:fldChar w:fldCharType="begin"/>
      </w:r>
      <w:r>
        <w:instrText xml:space="preserve"> PAGEREF _Toc229835319 \h </w:instrText>
      </w:r>
      <w:r>
        <w:fldChar w:fldCharType="separate"/>
      </w:r>
      <w:r>
        <w:t>5</w:t>
      </w:r>
      <w:r>
        <w:fldChar w:fldCharType="end"/>
      </w:r>
    </w:p>
    <w:p w14:paraId="6FCFBF16" w14:textId="0B904347"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1.5.1</w:t>
      </w:r>
      <w:r>
        <w:rPr>
          <w:rFonts w:asciiTheme="minorHAnsi" w:eastAsiaTheme="minorEastAsia" w:hAnsiTheme="minorHAnsi" w:cstheme="minorBidi"/>
          <w:kern w:val="2"/>
          <w:sz w:val="24"/>
          <w:szCs w:val="24"/>
          <w:lang w:val="en-US" w:eastAsia="en-US"/>
          <w14:ligatures w14:val="standardContextual"/>
        </w:rPr>
        <w:tab/>
      </w:r>
      <w:r>
        <w:t>Datenbasis und Validierung:</w:t>
      </w:r>
      <w:r>
        <w:tab/>
      </w:r>
      <w:r>
        <w:fldChar w:fldCharType="begin"/>
      </w:r>
      <w:r>
        <w:instrText xml:space="preserve"> PAGEREF _Toc229835320 \h </w:instrText>
      </w:r>
      <w:r>
        <w:fldChar w:fldCharType="separate"/>
      </w:r>
      <w:r>
        <w:t>5</w:t>
      </w:r>
      <w:r>
        <w:fldChar w:fldCharType="end"/>
      </w:r>
    </w:p>
    <w:p w14:paraId="0FE2AA67" w14:textId="7F2B5CB9"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2</w:t>
      </w:r>
      <w:r>
        <w:rPr>
          <w:rFonts w:asciiTheme="minorHAnsi" w:eastAsiaTheme="minorEastAsia" w:hAnsiTheme="minorHAnsi" w:cstheme="minorBidi"/>
          <w:b w:val="0"/>
          <w:kern w:val="2"/>
          <w:sz w:val="24"/>
          <w:szCs w:val="24"/>
          <w:lang w:val="en-US" w:eastAsia="en-US"/>
          <w14:ligatures w14:val="standardContextual"/>
        </w:rPr>
        <w:tab/>
      </w:r>
      <w:r>
        <w:t>Theoretische Grundlagen</w:t>
      </w:r>
      <w:r>
        <w:tab/>
      </w:r>
      <w:r>
        <w:fldChar w:fldCharType="begin"/>
      </w:r>
      <w:r>
        <w:instrText xml:space="preserve"> PAGEREF _Toc229835321 \h </w:instrText>
      </w:r>
      <w:r>
        <w:fldChar w:fldCharType="separate"/>
      </w:r>
      <w:r>
        <w:t>6</w:t>
      </w:r>
      <w:r>
        <w:fldChar w:fldCharType="end"/>
      </w:r>
    </w:p>
    <w:p w14:paraId="05AFEB31" w14:textId="02D0F04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sidRPr="00974EDB">
        <w:rPr>
          <w:lang w:val="en-US"/>
        </w:rPr>
        <w:t>2.1</w:t>
      </w:r>
      <w:r>
        <w:rPr>
          <w:rFonts w:asciiTheme="minorHAnsi" w:eastAsiaTheme="minorEastAsia" w:hAnsiTheme="minorHAnsi" w:cstheme="minorBidi"/>
          <w:kern w:val="2"/>
          <w:sz w:val="24"/>
          <w:szCs w:val="24"/>
          <w:lang w:val="en-US" w:eastAsia="en-US"/>
          <w14:ligatures w14:val="standardContextual"/>
        </w:rPr>
        <w:tab/>
      </w:r>
      <w:r w:rsidRPr="00974EDB">
        <w:rPr>
          <w:lang w:val="en-US"/>
        </w:rPr>
        <w:t>Markteffizienzhypothese und Limits of Arbitrage</w:t>
      </w:r>
      <w:r>
        <w:tab/>
      </w:r>
      <w:r>
        <w:fldChar w:fldCharType="begin"/>
      </w:r>
      <w:r>
        <w:instrText xml:space="preserve"> PAGEREF _Toc229835322 \h </w:instrText>
      </w:r>
      <w:r>
        <w:fldChar w:fldCharType="separate"/>
      </w:r>
      <w:r>
        <w:t>6</w:t>
      </w:r>
      <w:r>
        <w:fldChar w:fldCharType="end"/>
      </w:r>
    </w:p>
    <w:p w14:paraId="48DE6C00" w14:textId="7389B347"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2.1.1</w:t>
      </w:r>
      <w:r>
        <w:rPr>
          <w:rFonts w:asciiTheme="minorHAnsi" w:eastAsiaTheme="minorEastAsia" w:hAnsiTheme="minorHAnsi" w:cstheme="minorBidi"/>
          <w:kern w:val="2"/>
          <w:sz w:val="24"/>
          <w:szCs w:val="24"/>
          <w:lang w:val="en-US" w:eastAsia="en-US"/>
          <w14:ligatures w14:val="standardContextual"/>
        </w:rPr>
        <w:tab/>
      </w:r>
      <w:r>
        <w:t>Das Paradigma der effizienten Märkte</w:t>
      </w:r>
      <w:r>
        <w:tab/>
      </w:r>
      <w:r>
        <w:fldChar w:fldCharType="begin"/>
      </w:r>
      <w:r>
        <w:instrText xml:space="preserve"> PAGEREF _Toc229835323 \h </w:instrText>
      </w:r>
      <w:r>
        <w:fldChar w:fldCharType="separate"/>
      </w:r>
      <w:r>
        <w:t>6</w:t>
      </w:r>
      <w:r>
        <w:fldChar w:fldCharType="end"/>
      </w:r>
    </w:p>
    <w:p w14:paraId="17E2147E" w14:textId="6017E336"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2.1.2</w:t>
      </w:r>
      <w:r>
        <w:rPr>
          <w:rFonts w:asciiTheme="minorHAnsi" w:eastAsiaTheme="minorEastAsia" w:hAnsiTheme="minorHAnsi" w:cstheme="minorBidi"/>
          <w:kern w:val="2"/>
          <w:sz w:val="24"/>
          <w:szCs w:val="24"/>
          <w:lang w:val="en-US" w:eastAsia="en-US"/>
          <w14:ligatures w14:val="standardContextual"/>
        </w:rPr>
        <w:tab/>
      </w:r>
      <w:r>
        <w:t>Der verhaltensökonomische Ansatz (Behavioral Finance)</w:t>
      </w:r>
      <w:r>
        <w:tab/>
      </w:r>
      <w:r>
        <w:fldChar w:fldCharType="begin"/>
      </w:r>
      <w:r>
        <w:instrText xml:space="preserve"> PAGEREF _Toc229835324 \h </w:instrText>
      </w:r>
      <w:r>
        <w:fldChar w:fldCharType="separate"/>
      </w:r>
      <w:r>
        <w:t>6</w:t>
      </w:r>
      <w:r>
        <w:fldChar w:fldCharType="end"/>
      </w:r>
    </w:p>
    <w:p w14:paraId="5738ED1B" w14:textId="046A0D8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2.1.3</w:t>
      </w:r>
      <w:r>
        <w:rPr>
          <w:rFonts w:asciiTheme="minorHAnsi" w:eastAsiaTheme="minorEastAsia" w:hAnsiTheme="minorHAnsi" w:cstheme="minorBidi"/>
          <w:kern w:val="2"/>
          <w:sz w:val="24"/>
          <w:szCs w:val="24"/>
          <w:lang w:val="en-US" w:eastAsia="en-US"/>
          <w14:ligatures w14:val="standardContextual"/>
        </w:rPr>
        <w:tab/>
      </w:r>
      <w:r>
        <w:t>«Limits of Arbitrage» und das Synchronisationsrisiko</w:t>
      </w:r>
      <w:r>
        <w:tab/>
      </w:r>
      <w:r>
        <w:fldChar w:fldCharType="begin"/>
      </w:r>
      <w:r>
        <w:instrText xml:space="preserve"> PAGEREF _Toc229835325 \h </w:instrText>
      </w:r>
      <w:r>
        <w:fldChar w:fldCharType="separate"/>
      </w:r>
      <w:r>
        <w:t>7</w:t>
      </w:r>
      <w:r>
        <w:fldChar w:fldCharType="end"/>
      </w:r>
    </w:p>
    <w:p w14:paraId="3DECFBA7" w14:textId="67D13069"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2.2</w:t>
      </w:r>
      <w:r>
        <w:rPr>
          <w:rFonts w:asciiTheme="minorHAnsi" w:eastAsiaTheme="minorEastAsia" w:hAnsiTheme="minorHAnsi" w:cstheme="minorBidi"/>
          <w:kern w:val="2"/>
          <w:sz w:val="24"/>
          <w:szCs w:val="24"/>
          <w:lang w:val="en-US" w:eastAsia="en-US"/>
          <w14:ligatures w14:val="standardContextual"/>
        </w:rPr>
        <w:tab/>
      </w:r>
      <w:r>
        <w:t>Definitionen und Arten von Spekulationsblasen</w:t>
      </w:r>
      <w:r>
        <w:tab/>
      </w:r>
      <w:r>
        <w:fldChar w:fldCharType="begin"/>
      </w:r>
      <w:r>
        <w:instrText xml:space="preserve"> PAGEREF _Toc229835326 \h </w:instrText>
      </w:r>
      <w:r>
        <w:fldChar w:fldCharType="separate"/>
      </w:r>
      <w:r>
        <w:t>8</w:t>
      </w:r>
      <w:r>
        <w:fldChar w:fldCharType="end"/>
      </w:r>
    </w:p>
    <w:p w14:paraId="477EFD26" w14:textId="77F3D41C"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2.2.1</w:t>
      </w:r>
      <w:r>
        <w:rPr>
          <w:rFonts w:asciiTheme="minorHAnsi" w:eastAsiaTheme="minorEastAsia" w:hAnsiTheme="minorHAnsi" w:cstheme="minorBidi"/>
          <w:kern w:val="2"/>
          <w:sz w:val="24"/>
          <w:szCs w:val="24"/>
          <w:lang w:val="en-US" w:eastAsia="en-US"/>
          <w14:ligatures w14:val="standardContextual"/>
        </w:rPr>
        <w:tab/>
      </w:r>
      <w:r>
        <w:t>Begriff und Abgrenzung</w:t>
      </w:r>
      <w:r>
        <w:tab/>
      </w:r>
      <w:r>
        <w:fldChar w:fldCharType="begin"/>
      </w:r>
      <w:r>
        <w:instrText xml:space="preserve"> PAGEREF _Toc229835327 \h </w:instrText>
      </w:r>
      <w:r>
        <w:fldChar w:fldCharType="separate"/>
      </w:r>
      <w:r>
        <w:t>8</w:t>
      </w:r>
      <w:r>
        <w:fldChar w:fldCharType="end"/>
      </w:r>
    </w:p>
    <w:p w14:paraId="6DC27F95" w14:textId="5B7115FC"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2.2.2</w:t>
      </w:r>
      <w:r>
        <w:rPr>
          <w:rFonts w:asciiTheme="minorHAnsi" w:eastAsiaTheme="minorEastAsia" w:hAnsiTheme="minorHAnsi" w:cstheme="minorBidi"/>
          <w:kern w:val="2"/>
          <w:sz w:val="24"/>
          <w:szCs w:val="24"/>
          <w:lang w:val="en-US" w:eastAsia="en-US"/>
          <w14:ligatures w14:val="standardContextual"/>
        </w:rPr>
        <w:tab/>
      </w:r>
      <w:r>
        <w:t>Phasen einer Blase (Regime-Switching)</w:t>
      </w:r>
      <w:r>
        <w:tab/>
      </w:r>
      <w:r>
        <w:fldChar w:fldCharType="begin"/>
      </w:r>
      <w:r>
        <w:instrText xml:space="preserve"> PAGEREF _Toc229835328 \h </w:instrText>
      </w:r>
      <w:r>
        <w:fldChar w:fldCharType="separate"/>
      </w:r>
      <w:r>
        <w:t>8</w:t>
      </w:r>
      <w:r>
        <w:fldChar w:fldCharType="end"/>
      </w:r>
    </w:p>
    <w:p w14:paraId="59A55CBB" w14:textId="72E09017"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2.3</w:t>
      </w:r>
      <w:r>
        <w:rPr>
          <w:rFonts w:asciiTheme="minorHAnsi" w:eastAsiaTheme="minorEastAsia" w:hAnsiTheme="minorHAnsi" w:cstheme="minorBidi"/>
          <w:kern w:val="2"/>
          <w:sz w:val="24"/>
          <w:szCs w:val="24"/>
          <w:lang w:val="en-US" w:eastAsia="en-US"/>
          <w14:ligatures w14:val="standardContextual"/>
        </w:rPr>
        <w:tab/>
      </w:r>
      <w:r>
        <w:t>Alternative Ansätze zur Blasenerkennung (Abgrenzung)</w:t>
      </w:r>
      <w:r>
        <w:tab/>
      </w:r>
      <w:r>
        <w:fldChar w:fldCharType="begin"/>
      </w:r>
      <w:r>
        <w:instrText xml:space="preserve"> PAGEREF _Toc229835329 \h </w:instrText>
      </w:r>
      <w:r>
        <w:fldChar w:fldCharType="separate"/>
      </w:r>
      <w:r>
        <w:t>9</w:t>
      </w:r>
      <w:r>
        <w:fldChar w:fldCharType="end"/>
      </w:r>
    </w:p>
    <w:p w14:paraId="37E35776" w14:textId="4DD3D7D5"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sidRPr="00974EDB">
        <w:rPr>
          <w:lang w:val="en-US"/>
        </w:rPr>
        <w:t>2.3.1</w:t>
      </w:r>
      <w:r>
        <w:rPr>
          <w:rFonts w:asciiTheme="minorHAnsi" w:eastAsiaTheme="minorEastAsia" w:hAnsiTheme="minorHAnsi" w:cstheme="minorBidi"/>
          <w:kern w:val="2"/>
          <w:sz w:val="24"/>
          <w:szCs w:val="24"/>
          <w:lang w:val="en-US" w:eastAsia="en-US"/>
          <w14:ligatures w14:val="standardContextual"/>
        </w:rPr>
        <w:tab/>
      </w:r>
      <w:r w:rsidRPr="00974EDB">
        <w:rPr>
          <w:lang w:val="en-US"/>
        </w:rPr>
        <w:t>Das Log-Periodic Power Law Modell (LPPL)</w:t>
      </w:r>
      <w:r>
        <w:tab/>
      </w:r>
      <w:r>
        <w:fldChar w:fldCharType="begin"/>
      </w:r>
      <w:r>
        <w:instrText xml:space="preserve"> PAGEREF _Toc229835330 \h </w:instrText>
      </w:r>
      <w:r>
        <w:fldChar w:fldCharType="separate"/>
      </w:r>
      <w:r>
        <w:t>9</w:t>
      </w:r>
      <w:r>
        <w:fldChar w:fldCharType="end"/>
      </w:r>
    </w:p>
    <w:p w14:paraId="279F286E" w14:textId="08274738"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2.3.2</w:t>
      </w:r>
      <w:r>
        <w:rPr>
          <w:rFonts w:asciiTheme="minorHAnsi" w:eastAsiaTheme="minorEastAsia" w:hAnsiTheme="minorHAnsi" w:cstheme="minorBidi"/>
          <w:kern w:val="2"/>
          <w:sz w:val="24"/>
          <w:szCs w:val="24"/>
          <w:lang w:val="en-US" w:eastAsia="en-US"/>
          <w14:ligatures w14:val="standardContextual"/>
        </w:rPr>
        <w:tab/>
      </w:r>
      <w:r>
        <w:t>Die Problematik der Elastizität und des Overfittings</w:t>
      </w:r>
      <w:r>
        <w:tab/>
      </w:r>
      <w:r>
        <w:fldChar w:fldCharType="begin"/>
      </w:r>
      <w:r>
        <w:instrText xml:space="preserve"> PAGEREF _Toc229835331 \h </w:instrText>
      </w:r>
      <w:r>
        <w:fldChar w:fldCharType="separate"/>
      </w:r>
      <w:r>
        <w:t>9</w:t>
      </w:r>
      <w:r>
        <w:fldChar w:fldCharType="end"/>
      </w:r>
    </w:p>
    <w:p w14:paraId="1FDEC048" w14:textId="7416B1B9"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2.3.3</w:t>
      </w:r>
      <w:r>
        <w:rPr>
          <w:rFonts w:asciiTheme="minorHAnsi" w:eastAsiaTheme="minorEastAsia" w:hAnsiTheme="minorHAnsi" w:cstheme="minorBidi"/>
          <w:kern w:val="2"/>
          <w:sz w:val="24"/>
          <w:szCs w:val="24"/>
          <w:lang w:val="en-US" w:eastAsia="en-US"/>
          <w14:ligatures w14:val="standardContextual"/>
        </w:rPr>
        <w:tab/>
      </w:r>
      <w:r>
        <w:t>Der ökonometrische Gegenentwurf (PSY-Test)</w:t>
      </w:r>
      <w:r>
        <w:tab/>
      </w:r>
      <w:r>
        <w:fldChar w:fldCharType="begin"/>
      </w:r>
      <w:r>
        <w:instrText xml:space="preserve"> PAGEREF _Toc229835332 \h </w:instrText>
      </w:r>
      <w:r>
        <w:fldChar w:fldCharType="separate"/>
      </w:r>
      <w:r>
        <w:t>10</w:t>
      </w:r>
      <w:r>
        <w:fldChar w:fldCharType="end"/>
      </w:r>
    </w:p>
    <w:p w14:paraId="3F834619" w14:textId="78F2E670"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2.4</w:t>
      </w:r>
      <w:r>
        <w:rPr>
          <w:rFonts w:asciiTheme="minorHAnsi" w:eastAsiaTheme="minorEastAsia" w:hAnsiTheme="minorHAnsi" w:cstheme="minorBidi"/>
          <w:kern w:val="2"/>
          <w:sz w:val="24"/>
          <w:szCs w:val="24"/>
          <w:lang w:val="en-US" w:eastAsia="en-US"/>
          <w14:ligatures w14:val="standardContextual"/>
        </w:rPr>
        <w:tab/>
      </w:r>
      <w:r>
        <w:t>Modellierung von Blasenprozessen (Evans-Modell)</w:t>
      </w:r>
      <w:r>
        <w:tab/>
      </w:r>
      <w:r>
        <w:fldChar w:fldCharType="begin"/>
      </w:r>
      <w:r>
        <w:instrText xml:space="preserve"> PAGEREF _Toc229835333 \h </w:instrText>
      </w:r>
      <w:r>
        <w:fldChar w:fldCharType="separate"/>
      </w:r>
      <w:r>
        <w:t>11</w:t>
      </w:r>
      <w:r>
        <w:fldChar w:fldCharType="end"/>
      </w:r>
    </w:p>
    <w:p w14:paraId="2A2512E9" w14:textId="4582D728"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lastRenderedPageBreak/>
        <w:t>2.4.1</w:t>
      </w:r>
      <w:r>
        <w:rPr>
          <w:rFonts w:asciiTheme="minorHAnsi" w:eastAsiaTheme="minorEastAsia" w:hAnsiTheme="minorHAnsi" w:cstheme="minorBidi"/>
          <w:kern w:val="2"/>
          <w:sz w:val="24"/>
          <w:szCs w:val="24"/>
          <w:lang w:val="en-US" w:eastAsia="en-US"/>
          <w14:ligatures w14:val="standardContextual"/>
        </w:rPr>
        <w:tab/>
      </w:r>
      <w:r>
        <w:t>Dynamik der Blasenkomponente (</w:t>
      </w:r>
      <m:oMath>
        <m:r>
          <m:rPr>
            <m:sty m:val="bi"/>
          </m:rPr>
          <w:rPr>
            <w:rFonts w:ascii="Cambria Math" w:hAnsi="Cambria Math"/>
            <w:lang w:eastAsia="en-US"/>
          </w:rPr>
          <m:t>Bt</m:t>
        </m:r>
        <m:r>
          <w:rPr>
            <w:rFonts w:ascii="Cambria Math" w:hAnsi="Cambria Math"/>
            <w:lang w:eastAsia="en-US"/>
          </w:rPr>
          <m:t>​</m:t>
        </m:r>
      </m:oMath>
      <w:r>
        <w:rPr>
          <w:lang w:eastAsia="en-US"/>
        </w:rPr>
        <w:t>)</w:t>
      </w:r>
      <w:r>
        <w:tab/>
      </w:r>
      <w:r>
        <w:fldChar w:fldCharType="begin"/>
      </w:r>
      <w:r>
        <w:instrText xml:space="preserve"> PAGEREF _Toc229835334 \h </w:instrText>
      </w:r>
      <w:r>
        <w:fldChar w:fldCharType="separate"/>
      </w:r>
      <w:r>
        <w:t>11</w:t>
      </w:r>
      <w:r>
        <w:fldChar w:fldCharType="end"/>
      </w:r>
    </w:p>
    <w:p w14:paraId="6B5348B6" w14:textId="5511574F"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2.4.2</w:t>
      </w:r>
      <w:r>
        <w:rPr>
          <w:rFonts w:asciiTheme="minorHAnsi" w:eastAsiaTheme="minorEastAsia" w:hAnsiTheme="minorHAnsi" w:cstheme="minorBidi"/>
          <w:kern w:val="2"/>
          <w:sz w:val="24"/>
          <w:szCs w:val="24"/>
          <w:lang w:val="en-US" w:eastAsia="en-US"/>
          <w14:ligatures w14:val="standardContextual"/>
        </w:rPr>
        <w:tab/>
      </w:r>
      <w:r>
        <w:t>Bedeutung für die Simulation</w:t>
      </w:r>
      <w:r>
        <w:tab/>
      </w:r>
      <w:r>
        <w:fldChar w:fldCharType="begin"/>
      </w:r>
      <w:r>
        <w:instrText xml:space="preserve"> PAGEREF _Toc229835335 \h </w:instrText>
      </w:r>
      <w:r>
        <w:fldChar w:fldCharType="separate"/>
      </w:r>
      <w:r>
        <w:t>11</w:t>
      </w:r>
      <w:r>
        <w:fldChar w:fldCharType="end"/>
      </w:r>
    </w:p>
    <w:p w14:paraId="751966AD" w14:textId="1F11934C"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2.5</w:t>
      </w:r>
      <w:r>
        <w:rPr>
          <w:rFonts w:asciiTheme="minorHAnsi" w:eastAsiaTheme="minorEastAsia" w:hAnsiTheme="minorHAnsi" w:cstheme="minorBidi"/>
          <w:kern w:val="2"/>
          <w:sz w:val="24"/>
          <w:szCs w:val="24"/>
          <w:lang w:val="en-US" w:eastAsia="en-US"/>
          <w14:ligatures w14:val="standardContextual"/>
        </w:rPr>
        <w:tab/>
      </w:r>
      <w:r>
        <w:t>Statistische Verfahren zur Blasenerkennung</w:t>
      </w:r>
      <w:r>
        <w:tab/>
      </w:r>
      <w:r>
        <w:fldChar w:fldCharType="begin"/>
      </w:r>
      <w:r>
        <w:instrText xml:space="preserve"> PAGEREF _Toc229835336 \h </w:instrText>
      </w:r>
      <w:r>
        <w:fldChar w:fldCharType="separate"/>
      </w:r>
      <w:r>
        <w:t>12</w:t>
      </w:r>
      <w:r>
        <w:fldChar w:fldCharType="end"/>
      </w:r>
    </w:p>
    <w:p w14:paraId="6A84DEBA" w14:textId="14036758"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2.5.1</w:t>
      </w:r>
      <w:r>
        <w:rPr>
          <w:rFonts w:asciiTheme="minorHAnsi" w:eastAsiaTheme="minorEastAsia" w:hAnsiTheme="minorHAnsi" w:cstheme="minorBidi"/>
          <w:kern w:val="2"/>
          <w:sz w:val="24"/>
          <w:szCs w:val="24"/>
          <w:lang w:val="en-US" w:eastAsia="en-US"/>
          <w14:ligatures w14:val="standardContextual"/>
        </w:rPr>
        <w:tab/>
      </w:r>
      <w:r>
        <w:t>Grenzen herkömmlicher Stationaritätstests (Evans-Kritik)</w:t>
      </w:r>
      <w:r>
        <w:tab/>
      </w:r>
      <w:r>
        <w:fldChar w:fldCharType="begin"/>
      </w:r>
      <w:r>
        <w:instrText xml:space="preserve"> PAGEREF _Toc229835337 \h </w:instrText>
      </w:r>
      <w:r>
        <w:fldChar w:fldCharType="separate"/>
      </w:r>
      <w:r>
        <w:t>12</w:t>
      </w:r>
      <w:r>
        <w:fldChar w:fldCharType="end"/>
      </w:r>
    </w:p>
    <w:p w14:paraId="0661645C" w14:textId="60978CC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2.5.2</w:t>
      </w:r>
      <w:r>
        <w:rPr>
          <w:rFonts w:asciiTheme="minorHAnsi" w:eastAsiaTheme="minorEastAsia" w:hAnsiTheme="minorHAnsi" w:cstheme="minorBidi"/>
          <w:kern w:val="2"/>
          <w:sz w:val="24"/>
          <w:szCs w:val="24"/>
          <w:lang w:val="en-US" w:eastAsia="en-US"/>
          <w14:ligatures w14:val="standardContextual"/>
        </w:rPr>
        <w:tab/>
      </w:r>
      <w:r>
        <w:t>Rechtsseitige Unit-Root-Tests</w:t>
      </w:r>
      <w:r>
        <w:tab/>
      </w:r>
      <w:r>
        <w:fldChar w:fldCharType="begin"/>
      </w:r>
      <w:r>
        <w:instrText xml:space="preserve"> PAGEREF _Toc229835338 \h </w:instrText>
      </w:r>
      <w:r>
        <w:fldChar w:fldCharType="separate"/>
      </w:r>
      <w:r>
        <w:t>12</w:t>
      </w:r>
      <w:r>
        <w:fldChar w:fldCharType="end"/>
      </w:r>
    </w:p>
    <w:p w14:paraId="6153C847" w14:textId="22729C63"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sidRPr="00974EDB">
        <w:rPr>
          <w:lang w:val="en-US"/>
        </w:rPr>
        <w:t>2.5.3</w:t>
      </w:r>
      <w:r>
        <w:rPr>
          <w:rFonts w:asciiTheme="minorHAnsi" w:eastAsiaTheme="minorEastAsia" w:hAnsiTheme="minorHAnsi" w:cstheme="minorBidi"/>
          <w:kern w:val="2"/>
          <w:sz w:val="24"/>
          <w:szCs w:val="24"/>
          <w:lang w:val="en-US" w:eastAsia="en-US"/>
          <w14:ligatures w14:val="standardContextual"/>
        </w:rPr>
        <w:tab/>
      </w:r>
      <w:r w:rsidRPr="00974EDB">
        <w:rPr>
          <w:lang w:val="en-US"/>
        </w:rPr>
        <w:t>Der PSY-Test (Phillips-Shi-Yu)</w:t>
      </w:r>
      <w:r>
        <w:tab/>
      </w:r>
      <w:r>
        <w:fldChar w:fldCharType="begin"/>
      </w:r>
      <w:r>
        <w:instrText xml:space="preserve"> PAGEREF _Toc229835339 \h </w:instrText>
      </w:r>
      <w:r>
        <w:fldChar w:fldCharType="separate"/>
      </w:r>
      <w:r>
        <w:t>13</w:t>
      </w:r>
      <w:r>
        <w:fldChar w:fldCharType="end"/>
      </w:r>
    </w:p>
    <w:p w14:paraId="66374819" w14:textId="1A54A26E"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2.6</w:t>
      </w:r>
      <w:r>
        <w:rPr>
          <w:rFonts w:asciiTheme="minorHAnsi" w:eastAsiaTheme="minorEastAsia" w:hAnsiTheme="minorHAnsi" w:cstheme="minorBidi"/>
          <w:kern w:val="2"/>
          <w:sz w:val="24"/>
          <w:szCs w:val="24"/>
          <w:lang w:val="en-US" w:eastAsia="en-US"/>
          <w14:ligatures w14:val="standardContextual"/>
        </w:rPr>
        <w:tab/>
      </w:r>
      <w:r>
        <w:t>Die Handelsstrategie: «Riding the Bubble»</w:t>
      </w:r>
      <w:r>
        <w:tab/>
      </w:r>
      <w:r>
        <w:fldChar w:fldCharType="begin"/>
      </w:r>
      <w:r>
        <w:instrText xml:space="preserve"> PAGEREF _Toc229835340 \h </w:instrText>
      </w:r>
      <w:r>
        <w:fldChar w:fldCharType="separate"/>
      </w:r>
      <w:r>
        <w:t>14</w:t>
      </w:r>
      <w:r>
        <w:fldChar w:fldCharType="end"/>
      </w:r>
    </w:p>
    <w:p w14:paraId="71D5CE08" w14:textId="4FB35FE0"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2.6.1</w:t>
      </w:r>
      <w:r>
        <w:rPr>
          <w:rFonts w:asciiTheme="minorHAnsi" w:eastAsiaTheme="minorEastAsia" w:hAnsiTheme="minorHAnsi" w:cstheme="minorBidi"/>
          <w:kern w:val="2"/>
          <w:sz w:val="24"/>
          <w:szCs w:val="24"/>
          <w:lang w:val="en-US" w:eastAsia="en-US"/>
          <w14:ligatures w14:val="standardContextual"/>
        </w:rPr>
        <w:tab/>
      </w:r>
      <w:r>
        <w:t>Dynamische Asset Allocation und De-Risking</w:t>
      </w:r>
      <w:r>
        <w:tab/>
      </w:r>
      <w:r>
        <w:fldChar w:fldCharType="begin"/>
      </w:r>
      <w:r>
        <w:instrText xml:space="preserve"> PAGEREF _Toc229835341 \h </w:instrText>
      </w:r>
      <w:r>
        <w:fldChar w:fldCharType="separate"/>
      </w:r>
      <w:r>
        <w:t>14</w:t>
      </w:r>
      <w:r>
        <w:fldChar w:fldCharType="end"/>
      </w:r>
    </w:p>
    <w:p w14:paraId="324DF8C6" w14:textId="4333A9FA"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2.6.2</w:t>
      </w:r>
      <w:r>
        <w:rPr>
          <w:rFonts w:asciiTheme="minorHAnsi" w:eastAsiaTheme="minorEastAsia" w:hAnsiTheme="minorHAnsi" w:cstheme="minorBidi"/>
          <w:kern w:val="2"/>
          <w:sz w:val="24"/>
          <w:szCs w:val="24"/>
          <w:lang w:val="en-US" w:eastAsia="en-US"/>
          <w14:ligatures w14:val="standardContextual"/>
        </w:rPr>
        <w:tab/>
      </w:r>
      <w:r>
        <w:t>Signalverarbeitung und Positionssteuerung</w:t>
      </w:r>
      <w:r>
        <w:tab/>
      </w:r>
      <w:r>
        <w:fldChar w:fldCharType="begin"/>
      </w:r>
      <w:r>
        <w:instrText xml:space="preserve"> PAGEREF _Toc229835342 \h </w:instrText>
      </w:r>
      <w:r>
        <w:fldChar w:fldCharType="separate"/>
      </w:r>
      <w:r>
        <w:t>14</w:t>
      </w:r>
      <w:r>
        <w:fldChar w:fldCharType="end"/>
      </w:r>
    </w:p>
    <w:p w14:paraId="744DA51C" w14:textId="72A1E610"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2.6.3</w:t>
      </w:r>
      <w:r>
        <w:rPr>
          <w:rFonts w:asciiTheme="minorHAnsi" w:eastAsiaTheme="minorEastAsia" w:hAnsiTheme="minorHAnsi" w:cstheme="minorBidi"/>
          <w:kern w:val="2"/>
          <w:sz w:val="24"/>
          <w:szCs w:val="24"/>
          <w:lang w:val="en-US" w:eastAsia="en-US"/>
          <w14:ligatures w14:val="standardContextual"/>
        </w:rPr>
        <w:tab/>
      </w:r>
      <w:r>
        <w:t>Risikomanagement und Ausstiegsindikatoren (Exit)</w:t>
      </w:r>
      <w:r>
        <w:tab/>
      </w:r>
      <w:r>
        <w:fldChar w:fldCharType="begin"/>
      </w:r>
      <w:r>
        <w:instrText xml:space="preserve"> PAGEREF _Toc229835343 \h </w:instrText>
      </w:r>
      <w:r>
        <w:fldChar w:fldCharType="separate"/>
      </w:r>
      <w:r>
        <w:t>15</w:t>
      </w:r>
      <w:r>
        <w:fldChar w:fldCharType="end"/>
      </w:r>
    </w:p>
    <w:p w14:paraId="61C41390" w14:textId="5AA3CFF9"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3</w:t>
      </w:r>
      <w:r>
        <w:rPr>
          <w:rFonts w:asciiTheme="minorHAnsi" w:eastAsiaTheme="minorEastAsia" w:hAnsiTheme="minorHAnsi" w:cstheme="minorBidi"/>
          <w:b w:val="0"/>
          <w:kern w:val="2"/>
          <w:sz w:val="24"/>
          <w:szCs w:val="24"/>
          <w:lang w:val="en-US" w:eastAsia="en-US"/>
          <w14:ligatures w14:val="standardContextual"/>
        </w:rPr>
        <w:tab/>
      </w:r>
      <w:r>
        <w:t>Methodik und Datenbasis</w:t>
      </w:r>
      <w:r>
        <w:tab/>
      </w:r>
      <w:r>
        <w:fldChar w:fldCharType="begin"/>
      </w:r>
      <w:r>
        <w:instrText xml:space="preserve"> PAGEREF _Toc229835344 \h </w:instrText>
      </w:r>
      <w:r>
        <w:fldChar w:fldCharType="separate"/>
      </w:r>
      <w:r>
        <w:t>16</w:t>
      </w:r>
      <w:r>
        <w:fldChar w:fldCharType="end"/>
      </w:r>
    </w:p>
    <w:p w14:paraId="3A2F66D6" w14:textId="7EACA859"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3.1</w:t>
      </w:r>
      <w:r>
        <w:rPr>
          <w:rFonts w:asciiTheme="minorHAnsi" w:eastAsiaTheme="minorEastAsia" w:hAnsiTheme="minorHAnsi" w:cstheme="minorBidi"/>
          <w:kern w:val="2"/>
          <w:sz w:val="24"/>
          <w:szCs w:val="24"/>
          <w:lang w:val="en-US" w:eastAsia="en-US"/>
          <w14:ligatures w14:val="standardContextual"/>
        </w:rPr>
        <w:tab/>
      </w:r>
      <w:r>
        <w:t>Datenbasis und Aufbereitung</w:t>
      </w:r>
      <w:r>
        <w:tab/>
      </w:r>
      <w:r>
        <w:fldChar w:fldCharType="begin"/>
      </w:r>
      <w:r>
        <w:instrText xml:space="preserve"> PAGEREF _Toc229835345 \h </w:instrText>
      </w:r>
      <w:r>
        <w:fldChar w:fldCharType="separate"/>
      </w:r>
      <w:r>
        <w:t>16</w:t>
      </w:r>
      <w:r>
        <w:fldChar w:fldCharType="end"/>
      </w:r>
    </w:p>
    <w:p w14:paraId="4788EC52" w14:textId="232B12CA"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3.1.1</w:t>
      </w:r>
      <w:r>
        <w:rPr>
          <w:rFonts w:asciiTheme="minorHAnsi" w:eastAsiaTheme="minorEastAsia" w:hAnsiTheme="minorHAnsi" w:cstheme="minorBidi"/>
          <w:kern w:val="2"/>
          <w:sz w:val="24"/>
          <w:szCs w:val="24"/>
          <w:lang w:val="en-US" w:eastAsia="en-US"/>
          <w14:ligatures w14:val="standardContextual"/>
        </w:rPr>
        <w:tab/>
      </w:r>
      <w:r>
        <w:t>Titelauswahl (Stichprobe)</w:t>
      </w:r>
      <w:r>
        <w:tab/>
      </w:r>
      <w:r>
        <w:fldChar w:fldCharType="begin"/>
      </w:r>
      <w:r>
        <w:instrText xml:space="preserve"> PAGEREF _Toc229835346 \h </w:instrText>
      </w:r>
      <w:r>
        <w:fldChar w:fldCharType="separate"/>
      </w:r>
      <w:r>
        <w:t>16</w:t>
      </w:r>
      <w:r>
        <w:fldChar w:fldCharType="end"/>
      </w:r>
    </w:p>
    <w:p w14:paraId="6ADED1B0" w14:textId="35D3F422"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3.1.2</w:t>
      </w:r>
      <w:r>
        <w:rPr>
          <w:rFonts w:asciiTheme="minorHAnsi" w:eastAsiaTheme="minorEastAsia" w:hAnsiTheme="minorHAnsi" w:cstheme="minorBidi"/>
          <w:kern w:val="2"/>
          <w:sz w:val="24"/>
          <w:szCs w:val="24"/>
          <w:lang w:val="en-US" w:eastAsia="en-US"/>
          <w14:ligatures w14:val="standardContextual"/>
        </w:rPr>
        <w:tab/>
      </w:r>
      <w:r>
        <w:t>Beobachtungszeitraum und Datenfrequenz</w:t>
      </w:r>
      <w:r>
        <w:tab/>
      </w:r>
      <w:r>
        <w:fldChar w:fldCharType="begin"/>
      </w:r>
      <w:r>
        <w:instrText xml:space="preserve"> PAGEREF _Toc229835347 \h </w:instrText>
      </w:r>
      <w:r>
        <w:fldChar w:fldCharType="separate"/>
      </w:r>
      <w:r>
        <w:t>17</w:t>
      </w:r>
      <w:r>
        <w:fldChar w:fldCharType="end"/>
      </w:r>
    </w:p>
    <w:p w14:paraId="011F4D38" w14:textId="6292A44F"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3.1.3</w:t>
      </w:r>
      <w:r>
        <w:rPr>
          <w:rFonts w:asciiTheme="minorHAnsi" w:eastAsiaTheme="minorEastAsia" w:hAnsiTheme="minorHAnsi" w:cstheme="minorBidi"/>
          <w:kern w:val="2"/>
          <w:sz w:val="24"/>
          <w:szCs w:val="24"/>
          <w:lang w:val="en-US" w:eastAsia="en-US"/>
          <w14:ligatures w14:val="standardContextual"/>
        </w:rPr>
        <w:tab/>
      </w:r>
      <w:r>
        <w:t>Datenqualität und Bereinigung (Adjusted Close)</w:t>
      </w:r>
      <w:r>
        <w:tab/>
      </w:r>
      <w:r>
        <w:fldChar w:fldCharType="begin"/>
      </w:r>
      <w:r>
        <w:instrText xml:space="preserve"> PAGEREF _Toc229835348 \h </w:instrText>
      </w:r>
      <w:r>
        <w:fldChar w:fldCharType="separate"/>
      </w:r>
      <w:r>
        <w:t>17</w:t>
      </w:r>
      <w:r>
        <w:fldChar w:fldCharType="end"/>
      </w:r>
    </w:p>
    <w:p w14:paraId="28E20F9F" w14:textId="26DC955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3.2</w:t>
      </w:r>
      <w:r>
        <w:rPr>
          <w:rFonts w:asciiTheme="minorHAnsi" w:eastAsiaTheme="minorEastAsia" w:hAnsiTheme="minorHAnsi" w:cstheme="minorBidi"/>
          <w:kern w:val="2"/>
          <w:sz w:val="24"/>
          <w:szCs w:val="24"/>
          <w:lang w:val="en-US" w:eastAsia="en-US"/>
          <w14:ligatures w14:val="standardContextual"/>
        </w:rPr>
        <w:tab/>
      </w:r>
      <w:r>
        <w:rPr>
          <w:lang w:eastAsia="en-US"/>
        </w:rPr>
        <w:t>Validierung im synthetischen Markt (Monte-Carlo-Simulation)</w:t>
      </w:r>
      <w:r>
        <w:tab/>
      </w:r>
      <w:r>
        <w:fldChar w:fldCharType="begin"/>
      </w:r>
      <w:r>
        <w:instrText xml:space="preserve"> PAGEREF _Toc229835349 \h </w:instrText>
      </w:r>
      <w:r>
        <w:fldChar w:fldCharType="separate"/>
      </w:r>
      <w:r>
        <w:t>18</w:t>
      </w:r>
      <w:r>
        <w:fldChar w:fldCharType="end"/>
      </w:r>
    </w:p>
    <w:p w14:paraId="037E1C09" w14:textId="5401B43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3.2.1</w:t>
      </w:r>
      <w:r>
        <w:rPr>
          <w:rFonts w:asciiTheme="minorHAnsi" w:eastAsiaTheme="minorEastAsia" w:hAnsiTheme="minorHAnsi" w:cstheme="minorBidi"/>
          <w:kern w:val="2"/>
          <w:sz w:val="24"/>
          <w:szCs w:val="24"/>
          <w:lang w:val="en-US" w:eastAsia="en-US"/>
          <w14:ligatures w14:val="standardContextual"/>
        </w:rPr>
        <w:tab/>
      </w:r>
      <w:r>
        <w:rPr>
          <w:lang w:eastAsia="en-US"/>
        </w:rPr>
        <w:t>Das Konzept der «Ground Truth»</w:t>
      </w:r>
      <w:r>
        <w:tab/>
      </w:r>
      <w:r>
        <w:fldChar w:fldCharType="begin"/>
      </w:r>
      <w:r>
        <w:instrText xml:space="preserve"> PAGEREF _Toc229835350 \h </w:instrText>
      </w:r>
      <w:r>
        <w:fldChar w:fldCharType="separate"/>
      </w:r>
      <w:r>
        <w:t>18</w:t>
      </w:r>
      <w:r>
        <w:fldChar w:fldCharType="end"/>
      </w:r>
    </w:p>
    <w:p w14:paraId="18063903" w14:textId="2F2DDC72"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3.2.2</w:t>
      </w:r>
      <w:r>
        <w:rPr>
          <w:rFonts w:asciiTheme="minorHAnsi" w:eastAsiaTheme="minorEastAsia" w:hAnsiTheme="minorHAnsi" w:cstheme="minorBidi"/>
          <w:kern w:val="2"/>
          <w:sz w:val="24"/>
          <w:szCs w:val="24"/>
          <w:lang w:val="en-US" w:eastAsia="en-US"/>
          <w14:ligatures w14:val="standardContextual"/>
        </w:rPr>
        <w:tab/>
      </w:r>
      <w:r>
        <w:rPr>
          <w:lang w:eastAsia="en-US"/>
        </w:rPr>
        <w:t>Implementierung des Evans-Modell und Parameterkalibrierung</w:t>
      </w:r>
      <w:r>
        <w:tab/>
      </w:r>
      <w:r>
        <w:fldChar w:fldCharType="begin"/>
      </w:r>
      <w:r>
        <w:instrText xml:space="preserve"> PAGEREF _Toc229835351 \h </w:instrText>
      </w:r>
      <w:r>
        <w:fldChar w:fldCharType="separate"/>
      </w:r>
      <w:r>
        <w:t>18</w:t>
      </w:r>
      <w:r>
        <w:fldChar w:fldCharType="end"/>
      </w:r>
    </w:p>
    <w:p w14:paraId="41C5D89B" w14:textId="6EE9F4C9"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3.2.3</w:t>
      </w:r>
      <w:r>
        <w:rPr>
          <w:rFonts w:asciiTheme="minorHAnsi" w:eastAsiaTheme="minorEastAsia" w:hAnsiTheme="minorHAnsi" w:cstheme="minorBidi"/>
          <w:kern w:val="2"/>
          <w:sz w:val="24"/>
          <w:szCs w:val="24"/>
          <w:lang w:val="en-US" w:eastAsia="en-US"/>
          <w14:ligatures w14:val="standardContextual"/>
        </w:rPr>
        <w:tab/>
      </w:r>
      <w:r>
        <w:rPr>
          <w:lang w:eastAsia="en-US"/>
        </w:rPr>
        <w:t>Proof of Concept für die Strategie</w:t>
      </w:r>
      <w:r>
        <w:tab/>
      </w:r>
      <w:r>
        <w:fldChar w:fldCharType="begin"/>
      </w:r>
      <w:r>
        <w:instrText xml:space="preserve"> PAGEREF _Toc229835352 \h </w:instrText>
      </w:r>
      <w:r>
        <w:fldChar w:fldCharType="separate"/>
      </w:r>
      <w:r>
        <w:t>20</w:t>
      </w:r>
      <w:r>
        <w:fldChar w:fldCharType="end"/>
      </w:r>
    </w:p>
    <w:p w14:paraId="5E139074" w14:textId="3956C8AA"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3.3</w:t>
      </w:r>
      <w:r>
        <w:rPr>
          <w:rFonts w:asciiTheme="minorHAnsi" w:eastAsiaTheme="minorEastAsia" w:hAnsiTheme="minorHAnsi" w:cstheme="minorBidi"/>
          <w:kern w:val="2"/>
          <w:sz w:val="24"/>
          <w:szCs w:val="24"/>
          <w:lang w:val="en-US" w:eastAsia="en-US"/>
          <w14:ligatures w14:val="standardContextual"/>
        </w:rPr>
        <w:tab/>
      </w:r>
      <w:r>
        <w:rPr>
          <w:lang w:eastAsia="en-US"/>
        </w:rPr>
        <w:t>Implementierung der Blasenerkennung (PSY-Test)</w:t>
      </w:r>
      <w:r>
        <w:tab/>
      </w:r>
      <w:r>
        <w:fldChar w:fldCharType="begin"/>
      </w:r>
      <w:r>
        <w:instrText xml:space="preserve"> PAGEREF _Toc229835353 \h </w:instrText>
      </w:r>
      <w:r>
        <w:fldChar w:fldCharType="separate"/>
      </w:r>
      <w:r>
        <w:t>20</w:t>
      </w:r>
      <w:r>
        <w:fldChar w:fldCharType="end"/>
      </w:r>
    </w:p>
    <w:p w14:paraId="2F99A814" w14:textId="75F39C59"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3.3.1</w:t>
      </w:r>
      <w:r>
        <w:rPr>
          <w:rFonts w:asciiTheme="minorHAnsi" w:eastAsiaTheme="minorEastAsia" w:hAnsiTheme="minorHAnsi" w:cstheme="minorBidi"/>
          <w:kern w:val="2"/>
          <w:sz w:val="24"/>
          <w:szCs w:val="24"/>
          <w:lang w:val="en-US" w:eastAsia="en-US"/>
          <w14:ligatures w14:val="standardContextual"/>
        </w:rPr>
        <w:tab/>
      </w:r>
      <w:r>
        <w:rPr>
          <w:lang w:eastAsia="en-US"/>
        </w:rPr>
        <w:t>Ex-ante-Bedingung und Rolling-Window</w:t>
      </w:r>
      <w:r>
        <w:tab/>
      </w:r>
      <w:r>
        <w:fldChar w:fldCharType="begin"/>
      </w:r>
      <w:r>
        <w:instrText xml:space="preserve"> PAGEREF _Toc229835354 \h </w:instrText>
      </w:r>
      <w:r>
        <w:fldChar w:fldCharType="separate"/>
      </w:r>
      <w:r>
        <w:t>20</w:t>
      </w:r>
      <w:r>
        <w:fldChar w:fldCharType="end"/>
      </w:r>
    </w:p>
    <w:p w14:paraId="34D1DD5C" w14:textId="352A877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3.3.2</w:t>
      </w:r>
      <w:r>
        <w:rPr>
          <w:rFonts w:asciiTheme="minorHAnsi" w:eastAsiaTheme="minorEastAsia" w:hAnsiTheme="minorHAnsi" w:cstheme="minorBidi"/>
          <w:kern w:val="2"/>
          <w:sz w:val="24"/>
          <w:szCs w:val="24"/>
          <w:lang w:val="en-US" w:eastAsia="en-US"/>
          <w14:ligatures w14:val="standardContextual"/>
        </w:rPr>
        <w:tab/>
      </w:r>
      <w:r>
        <w:rPr>
          <w:lang w:eastAsia="en-US"/>
        </w:rPr>
        <w:t>Die Herausforderung der kritischen Werte</w:t>
      </w:r>
      <w:r>
        <w:tab/>
      </w:r>
      <w:r>
        <w:fldChar w:fldCharType="begin"/>
      </w:r>
      <w:r>
        <w:instrText xml:space="preserve"> PAGEREF _Toc229835355 \h </w:instrText>
      </w:r>
      <w:r>
        <w:fldChar w:fldCharType="separate"/>
      </w:r>
      <w:r>
        <w:t>22</w:t>
      </w:r>
      <w:r>
        <w:fldChar w:fldCharType="end"/>
      </w:r>
    </w:p>
    <w:p w14:paraId="7225E0F2" w14:textId="00A8C0DA"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3.3.3</w:t>
      </w:r>
      <w:r>
        <w:rPr>
          <w:rFonts w:asciiTheme="minorHAnsi" w:eastAsiaTheme="minorEastAsia" w:hAnsiTheme="minorHAnsi" w:cstheme="minorBidi"/>
          <w:kern w:val="2"/>
          <w:sz w:val="24"/>
          <w:szCs w:val="24"/>
          <w:lang w:val="en-US" w:eastAsia="en-US"/>
          <w14:ligatures w14:val="standardContextual"/>
        </w:rPr>
        <w:tab/>
      </w:r>
      <w:r>
        <w:rPr>
          <w:lang w:eastAsia="en-US"/>
        </w:rPr>
        <w:t>Dynamische Quantile und asymmetrische Exit-Logik</w:t>
      </w:r>
      <w:r>
        <w:tab/>
      </w:r>
      <w:r>
        <w:fldChar w:fldCharType="begin"/>
      </w:r>
      <w:r>
        <w:instrText xml:space="preserve"> PAGEREF _Toc229835356 \h </w:instrText>
      </w:r>
      <w:r>
        <w:fldChar w:fldCharType="separate"/>
      </w:r>
      <w:r>
        <w:t>22</w:t>
      </w:r>
      <w:r>
        <w:fldChar w:fldCharType="end"/>
      </w:r>
    </w:p>
    <w:p w14:paraId="32338B8B" w14:textId="10086758"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3.4</w:t>
      </w:r>
      <w:r>
        <w:rPr>
          <w:rFonts w:asciiTheme="minorHAnsi" w:eastAsiaTheme="minorEastAsia" w:hAnsiTheme="minorHAnsi" w:cstheme="minorBidi"/>
          <w:kern w:val="2"/>
          <w:sz w:val="24"/>
          <w:szCs w:val="24"/>
          <w:lang w:val="en-US" w:eastAsia="en-US"/>
          <w14:ligatures w14:val="standardContextual"/>
        </w:rPr>
        <w:tab/>
      </w:r>
      <w:r>
        <w:rPr>
          <w:lang w:eastAsia="en-US"/>
        </w:rPr>
        <w:t>Backtesting-Framework und Handelsregeln</w:t>
      </w:r>
      <w:r>
        <w:tab/>
      </w:r>
      <w:r>
        <w:fldChar w:fldCharType="begin"/>
      </w:r>
      <w:r>
        <w:instrText xml:space="preserve"> PAGEREF _Toc229835357 \h </w:instrText>
      </w:r>
      <w:r>
        <w:fldChar w:fldCharType="separate"/>
      </w:r>
      <w:r>
        <w:t>24</w:t>
      </w:r>
      <w:r>
        <w:fldChar w:fldCharType="end"/>
      </w:r>
    </w:p>
    <w:p w14:paraId="7E7D0F10" w14:textId="6E5CC2C6"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3.4.1</w:t>
      </w:r>
      <w:r>
        <w:rPr>
          <w:rFonts w:asciiTheme="minorHAnsi" w:eastAsiaTheme="minorEastAsia" w:hAnsiTheme="minorHAnsi" w:cstheme="minorBidi"/>
          <w:kern w:val="2"/>
          <w:sz w:val="24"/>
          <w:szCs w:val="24"/>
          <w:lang w:val="en-US" w:eastAsia="en-US"/>
          <w14:ligatures w14:val="standardContextual"/>
        </w:rPr>
        <w:tab/>
      </w:r>
      <w:r>
        <w:rPr>
          <w:lang w:eastAsia="en-US"/>
        </w:rPr>
        <w:t>Iterative Strategieentwicklung: Der Pfad zu Version 6</w:t>
      </w:r>
      <w:r>
        <w:tab/>
      </w:r>
      <w:r>
        <w:fldChar w:fldCharType="begin"/>
      </w:r>
      <w:r>
        <w:instrText xml:space="preserve"> PAGEREF _Toc229835358 \h </w:instrText>
      </w:r>
      <w:r>
        <w:fldChar w:fldCharType="separate"/>
      </w:r>
      <w:r>
        <w:t>24</w:t>
      </w:r>
      <w:r>
        <w:fldChar w:fldCharType="end"/>
      </w:r>
    </w:p>
    <w:p w14:paraId="1EB7C22A" w14:textId="2D850AF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3.4.2</w:t>
      </w:r>
      <w:r>
        <w:rPr>
          <w:rFonts w:asciiTheme="minorHAnsi" w:eastAsiaTheme="minorEastAsia" w:hAnsiTheme="minorHAnsi" w:cstheme="minorBidi"/>
          <w:kern w:val="2"/>
          <w:sz w:val="24"/>
          <w:szCs w:val="24"/>
          <w:lang w:val="en-US" w:eastAsia="en-US"/>
          <w14:ligatures w14:val="standardContextual"/>
        </w:rPr>
        <w:tab/>
      </w:r>
      <w:r>
        <w:rPr>
          <w:lang w:eastAsia="en-US"/>
        </w:rPr>
        <w:t>Rahmenbedingungen und Transaktionskosten</w:t>
      </w:r>
      <w:r>
        <w:tab/>
      </w:r>
      <w:r>
        <w:fldChar w:fldCharType="begin"/>
      </w:r>
      <w:r>
        <w:instrText xml:space="preserve"> PAGEREF _Toc229835359 \h </w:instrText>
      </w:r>
      <w:r>
        <w:fldChar w:fldCharType="separate"/>
      </w:r>
      <w:r>
        <w:t>25</w:t>
      </w:r>
      <w:r>
        <w:fldChar w:fldCharType="end"/>
      </w:r>
    </w:p>
    <w:p w14:paraId="0AA087B9" w14:textId="650F166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3.4.3</w:t>
      </w:r>
      <w:r>
        <w:rPr>
          <w:rFonts w:asciiTheme="minorHAnsi" w:eastAsiaTheme="minorEastAsia" w:hAnsiTheme="minorHAnsi" w:cstheme="minorBidi"/>
          <w:kern w:val="2"/>
          <w:sz w:val="24"/>
          <w:szCs w:val="24"/>
          <w:lang w:val="en-US" w:eastAsia="en-US"/>
          <w14:ligatures w14:val="standardContextual"/>
        </w:rPr>
        <w:tab/>
      </w:r>
      <w:r>
        <w:rPr>
          <w:lang w:eastAsia="en-US"/>
        </w:rPr>
        <w:t>Die «Riding the Bubble»-Logik (Hold- und Warn-Phase)</w:t>
      </w:r>
      <w:r>
        <w:tab/>
      </w:r>
      <w:r>
        <w:fldChar w:fldCharType="begin"/>
      </w:r>
      <w:r>
        <w:instrText xml:space="preserve"> PAGEREF _Toc229835360 \h </w:instrText>
      </w:r>
      <w:r>
        <w:fldChar w:fldCharType="separate"/>
      </w:r>
      <w:r>
        <w:t>26</w:t>
      </w:r>
      <w:r>
        <w:fldChar w:fldCharType="end"/>
      </w:r>
    </w:p>
    <w:p w14:paraId="4B837C1A" w14:textId="29AC39B7"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3.4.4</w:t>
      </w:r>
      <w:r>
        <w:rPr>
          <w:rFonts w:asciiTheme="minorHAnsi" w:eastAsiaTheme="minorEastAsia" w:hAnsiTheme="minorHAnsi" w:cstheme="minorBidi"/>
          <w:kern w:val="2"/>
          <w:sz w:val="24"/>
          <w:szCs w:val="24"/>
          <w:lang w:val="en-US" w:eastAsia="en-US"/>
          <w14:ligatures w14:val="standardContextual"/>
        </w:rPr>
        <w:tab/>
      </w:r>
      <w:r>
        <w:rPr>
          <w:lang w:eastAsia="en-US"/>
        </w:rPr>
        <w:t>Voller Marktaustritt und «Smart Re-Entry»</w:t>
      </w:r>
      <w:r>
        <w:tab/>
      </w:r>
      <w:r>
        <w:fldChar w:fldCharType="begin"/>
      </w:r>
      <w:r>
        <w:instrText xml:space="preserve"> PAGEREF _Toc229835361 \h </w:instrText>
      </w:r>
      <w:r>
        <w:fldChar w:fldCharType="separate"/>
      </w:r>
      <w:r>
        <w:t>26</w:t>
      </w:r>
      <w:r>
        <w:fldChar w:fldCharType="end"/>
      </w:r>
    </w:p>
    <w:p w14:paraId="0E3CDE9F" w14:textId="551F307B"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3.5</w:t>
      </w:r>
      <w:r>
        <w:rPr>
          <w:rFonts w:asciiTheme="minorHAnsi" w:eastAsiaTheme="minorEastAsia" w:hAnsiTheme="minorHAnsi" w:cstheme="minorBidi"/>
          <w:kern w:val="2"/>
          <w:sz w:val="24"/>
          <w:szCs w:val="24"/>
          <w:lang w:val="en-US" w:eastAsia="en-US"/>
          <w14:ligatures w14:val="standardContextual"/>
        </w:rPr>
        <w:tab/>
      </w:r>
      <w:r>
        <w:rPr>
          <w:lang w:eastAsia="en-US"/>
        </w:rPr>
        <w:t>Performance-Messung und Risikokennzahlen</w:t>
      </w:r>
      <w:r>
        <w:tab/>
      </w:r>
      <w:r>
        <w:fldChar w:fldCharType="begin"/>
      </w:r>
      <w:r>
        <w:instrText xml:space="preserve"> PAGEREF _Toc229835362 \h </w:instrText>
      </w:r>
      <w:r>
        <w:fldChar w:fldCharType="separate"/>
      </w:r>
      <w:r>
        <w:t>28</w:t>
      </w:r>
      <w:r>
        <w:fldChar w:fldCharType="end"/>
      </w:r>
    </w:p>
    <w:p w14:paraId="50351FD3" w14:textId="49621897"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3.5.1</w:t>
      </w:r>
      <w:r>
        <w:rPr>
          <w:rFonts w:asciiTheme="minorHAnsi" w:eastAsiaTheme="minorEastAsia" w:hAnsiTheme="minorHAnsi" w:cstheme="minorBidi"/>
          <w:kern w:val="2"/>
          <w:sz w:val="24"/>
          <w:szCs w:val="24"/>
          <w:lang w:val="en-US" w:eastAsia="en-US"/>
          <w14:ligatures w14:val="standardContextual"/>
        </w:rPr>
        <w:tab/>
      </w:r>
      <w:r>
        <w:rPr>
          <w:lang w:eastAsia="en-US"/>
        </w:rPr>
        <w:t>Renditekennzahlen und Benchmark-Vergleich</w:t>
      </w:r>
      <w:r>
        <w:tab/>
      </w:r>
      <w:r>
        <w:fldChar w:fldCharType="begin"/>
      </w:r>
      <w:r>
        <w:instrText xml:space="preserve"> PAGEREF _Toc229835363 \h </w:instrText>
      </w:r>
      <w:r>
        <w:fldChar w:fldCharType="separate"/>
      </w:r>
      <w:r>
        <w:t>28</w:t>
      </w:r>
      <w:r>
        <w:fldChar w:fldCharType="end"/>
      </w:r>
    </w:p>
    <w:p w14:paraId="2112C5FC" w14:textId="2AB6016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3.5.2</w:t>
      </w:r>
      <w:r>
        <w:rPr>
          <w:rFonts w:asciiTheme="minorHAnsi" w:eastAsiaTheme="minorEastAsia" w:hAnsiTheme="minorHAnsi" w:cstheme="minorBidi"/>
          <w:kern w:val="2"/>
          <w:sz w:val="24"/>
          <w:szCs w:val="24"/>
          <w:lang w:val="en-US" w:eastAsia="en-US"/>
          <w14:ligatures w14:val="standardContextual"/>
        </w:rPr>
        <w:tab/>
      </w:r>
      <w:r>
        <w:rPr>
          <w:lang w:eastAsia="en-US"/>
        </w:rPr>
        <w:t>Maximum Drawdown (</w:t>
      </w:r>
      <m:oMath>
        <m:r>
          <m:rPr>
            <m:sty m:val="p"/>
          </m:rPr>
          <w:rPr>
            <w:rFonts w:ascii="Cambria Math" w:hAnsi="Cambria Math"/>
          </w:rPr>
          <m:t>MaxDD</m:t>
        </m:r>
      </m:oMath>
      <w:r>
        <w:rPr>
          <w:lang w:eastAsia="en-US"/>
        </w:rPr>
        <w:t>) als primäres Risikomass</w:t>
      </w:r>
      <w:r>
        <w:tab/>
      </w:r>
      <w:r>
        <w:fldChar w:fldCharType="begin"/>
      </w:r>
      <w:r>
        <w:instrText xml:space="preserve"> PAGEREF _Toc229835364 \h </w:instrText>
      </w:r>
      <w:r>
        <w:fldChar w:fldCharType="separate"/>
      </w:r>
      <w:r>
        <w:t>28</w:t>
      </w:r>
      <w:r>
        <w:fldChar w:fldCharType="end"/>
      </w:r>
    </w:p>
    <w:p w14:paraId="68421056" w14:textId="6F5881B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rPr>
          <w:lang w:eastAsia="en-US"/>
        </w:rPr>
        <w:t>3.5.3</w:t>
      </w:r>
      <w:r>
        <w:rPr>
          <w:rFonts w:asciiTheme="minorHAnsi" w:eastAsiaTheme="minorEastAsia" w:hAnsiTheme="minorHAnsi" w:cstheme="minorBidi"/>
          <w:kern w:val="2"/>
          <w:sz w:val="24"/>
          <w:szCs w:val="24"/>
          <w:lang w:val="en-US" w:eastAsia="en-US"/>
          <w14:ligatures w14:val="standardContextual"/>
        </w:rPr>
        <w:tab/>
      </w:r>
      <w:r>
        <w:rPr>
          <w:lang w:eastAsia="en-US"/>
        </w:rPr>
        <w:t>Risikoadjustierte Performance (Sharpe und Calmar Ratio)</w:t>
      </w:r>
      <w:r>
        <w:tab/>
      </w:r>
      <w:r>
        <w:fldChar w:fldCharType="begin"/>
      </w:r>
      <w:r>
        <w:instrText xml:space="preserve"> PAGEREF _Toc229835365 \h </w:instrText>
      </w:r>
      <w:r>
        <w:fldChar w:fldCharType="separate"/>
      </w:r>
      <w:r>
        <w:t>29</w:t>
      </w:r>
      <w:r>
        <w:fldChar w:fldCharType="end"/>
      </w:r>
    </w:p>
    <w:p w14:paraId="4979B17F" w14:textId="1AE0E806"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rPr>
          <w:lang w:eastAsia="en-US"/>
        </w:rPr>
        <w:t>4</w:t>
      </w:r>
      <w:r>
        <w:rPr>
          <w:rFonts w:asciiTheme="minorHAnsi" w:eastAsiaTheme="minorEastAsia" w:hAnsiTheme="minorHAnsi" w:cstheme="minorBidi"/>
          <w:b w:val="0"/>
          <w:kern w:val="2"/>
          <w:sz w:val="24"/>
          <w:szCs w:val="24"/>
          <w:lang w:val="en-US" w:eastAsia="en-US"/>
          <w14:ligatures w14:val="standardContextual"/>
        </w:rPr>
        <w:tab/>
      </w:r>
      <w:r>
        <w:rPr>
          <w:lang w:eastAsia="en-US"/>
        </w:rPr>
        <w:t>Empirische Analyse und Resultate</w:t>
      </w:r>
      <w:r>
        <w:tab/>
      </w:r>
      <w:r>
        <w:fldChar w:fldCharType="begin"/>
      </w:r>
      <w:r>
        <w:instrText xml:space="preserve"> PAGEREF _Toc229835366 \h </w:instrText>
      </w:r>
      <w:r>
        <w:fldChar w:fldCharType="separate"/>
      </w:r>
      <w:r>
        <w:t>30</w:t>
      </w:r>
      <w:r>
        <w:fldChar w:fldCharType="end"/>
      </w:r>
    </w:p>
    <w:p w14:paraId="5C9B3172" w14:textId="310CA2D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rPr>
          <w:lang w:eastAsia="en-US"/>
        </w:rPr>
        <w:t>4.1</w:t>
      </w:r>
      <w:r>
        <w:rPr>
          <w:rFonts w:asciiTheme="minorHAnsi" w:eastAsiaTheme="minorEastAsia" w:hAnsiTheme="minorHAnsi" w:cstheme="minorBidi"/>
          <w:kern w:val="2"/>
          <w:sz w:val="24"/>
          <w:szCs w:val="24"/>
          <w:lang w:val="en-US" w:eastAsia="en-US"/>
          <w14:ligatures w14:val="standardContextual"/>
        </w:rPr>
        <w:tab/>
      </w:r>
      <w:r>
        <w:rPr>
          <w:lang w:eastAsia="en-US"/>
        </w:rPr>
        <w:t>Proof of Concept: Validierung im synthetischen Markt</w:t>
      </w:r>
      <w:r>
        <w:tab/>
      </w:r>
      <w:r>
        <w:fldChar w:fldCharType="begin"/>
      </w:r>
      <w:r>
        <w:instrText xml:space="preserve"> PAGEREF _Toc229835367 \h </w:instrText>
      </w:r>
      <w:r>
        <w:fldChar w:fldCharType="separate"/>
      </w:r>
      <w:r>
        <w:t>31</w:t>
      </w:r>
      <w:r>
        <w:fldChar w:fldCharType="end"/>
      </w:r>
    </w:p>
    <w:p w14:paraId="48C4DA39" w14:textId="3C84A8BB"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4.1.1</w:t>
      </w:r>
      <w:r>
        <w:rPr>
          <w:rFonts w:asciiTheme="minorHAnsi" w:eastAsiaTheme="minorEastAsia" w:hAnsiTheme="minorHAnsi" w:cstheme="minorBidi"/>
          <w:kern w:val="2"/>
          <w:sz w:val="24"/>
          <w:szCs w:val="24"/>
          <w:lang w:val="en-US" w:eastAsia="en-US"/>
          <w14:ligatures w14:val="standardContextual"/>
        </w:rPr>
        <w:tab/>
      </w:r>
      <w:r>
        <w:t>Analyse der Blasendetektion (Ground Truth)</w:t>
      </w:r>
      <w:r>
        <w:tab/>
      </w:r>
      <w:r>
        <w:fldChar w:fldCharType="begin"/>
      </w:r>
      <w:r>
        <w:instrText xml:space="preserve"> PAGEREF _Toc229835368 \h </w:instrText>
      </w:r>
      <w:r>
        <w:fldChar w:fldCharType="separate"/>
      </w:r>
      <w:r>
        <w:t>32</w:t>
      </w:r>
      <w:r>
        <w:fldChar w:fldCharType="end"/>
      </w:r>
    </w:p>
    <w:p w14:paraId="42F4A78E" w14:textId="5478DDAE"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lastRenderedPageBreak/>
        <w:t>4.1.2</w:t>
      </w:r>
      <w:r>
        <w:rPr>
          <w:rFonts w:asciiTheme="minorHAnsi" w:eastAsiaTheme="minorEastAsia" w:hAnsiTheme="minorHAnsi" w:cstheme="minorBidi"/>
          <w:kern w:val="2"/>
          <w:sz w:val="24"/>
          <w:szCs w:val="24"/>
          <w:lang w:val="en-US" w:eastAsia="en-US"/>
          <w14:ligatures w14:val="standardContextual"/>
        </w:rPr>
        <w:tab/>
      </w:r>
      <w:r>
        <w:t>Strategie-Performance und Downside-Protection</w:t>
      </w:r>
      <w:r>
        <w:tab/>
      </w:r>
      <w:r>
        <w:fldChar w:fldCharType="begin"/>
      </w:r>
      <w:r>
        <w:instrText xml:space="preserve"> PAGEREF _Toc229835369 \h </w:instrText>
      </w:r>
      <w:r>
        <w:fldChar w:fldCharType="separate"/>
      </w:r>
      <w:r>
        <w:t>33</w:t>
      </w:r>
      <w:r>
        <w:fldChar w:fldCharType="end"/>
      </w:r>
    </w:p>
    <w:p w14:paraId="3ECCCD2D" w14:textId="334C616B"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4.2</w:t>
      </w:r>
      <w:r>
        <w:rPr>
          <w:rFonts w:asciiTheme="minorHAnsi" w:eastAsiaTheme="minorEastAsia" w:hAnsiTheme="minorHAnsi" w:cstheme="minorBidi"/>
          <w:kern w:val="2"/>
          <w:sz w:val="24"/>
          <w:szCs w:val="24"/>
          <w:lang w:val="en-US" w:eastAsia="en-US"/>
          <w14:ligatures w14:val="standardContextual"/>
        </w:rPr>
        <w:tab/>
      </w:r>
      <w:r>
        <w:t>Performance im Schweizer Aktienmarkt (SMI/SLI)</w:t>
      </w:r>
      <w:r>
        <w:tab/>
      </w:r>
      <w:r>
        <w:fldChar w:fldCharType="begin"/>
      </w:r>
      <w:r>
        <w:instrText xml:space="preserve"> PAGEREF _Toc229835370 \h </w:instrText>
      </w:r>
      <w:r>
        <w:fldChar w:fldCharType="separate"/>
      </w:r>
      <w:r>
        <w:t>33</w:t>
      </w:r>
      <w:r>
        <w:fldChar w:fldCharType="end"/>
      </w:r>
    </w:p>
    <w:p w14:paraId="51E801FA" w14:textId="4574558F"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4.2.1</w:t>
      </w:r>
      <w:r>
        <w:rPr>
          <w:rFonts w:asciiTheme="minorHAnsi" w:eastAsiaTheme="minorEastAsia" w:hAnsiTheme="minorHAnsi" w:cstheme="minorBidi"/>
          <w:kern w:val="2"/>
          <w:sz w:val="24"/>
          <w:szCs w:val="24"/>
          <w:lang w:val="en-US" w:eastAsia="en-US"/>
          <w14:ligatures w14:val="standardContextual"/>
        </w:rPr>
        <w:tab/>
      </w:r>
      <w:r>
        <w:t>Übersicht und Analyse der empirischen Resultate</w:t>
      </w:r>
      <w:r>
        <w:tab/>
      </w:r>
      <w:r>
        <w:fldChar w:fldCharType="begin"/>
      </w:r>
      <w:r>
        <w:instrText xml:space="preserve"> PAGEREF _Toc229835371 \h </w:instrText>
      </w:r>
      <w:r>
        <w:fldChar w:fldCharType="separate"/>
      </w:r>
      <w:r>
        <w:t>34</w:t>
      </w:r>
      <w:r>
        <w:fldChar w:fldCharType="end"/>
      </w:r>
    </w:p>
    <w:p w14:paraId="4CA0AA5D" w14:textId="648B302E"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4.2.2</w:t>
      </w:r>
      <w:r>
        <w:rPr>
          <w:rFonts w:asciiTheme="minorHAnsi" w:eastAsiaTheme="minorEastAsia" w:hAnsiTheme="minorHAnsi" w:cstheme="minorBidi"/>
          <w:kern w:val="2"/>
          <w:sz w:val="24"/>
          <w:szCs w:val="24"/>
          <w:lang w:val="en-US" w:eastAsia="en-US"/>
          <w14:ligatures w14:val="standardContextual"/>
        </w:rPr>
        <w:tab/>
      </w:r>
      <w:r>
        <w:t>Der Trade-off zwischen Rendite und Downside-Protection</w:t>
      </w:r>
      <w:r>
        <w:tab/>
      </w:r>
      <w:r>
        <w:fldChar w:fldCharType="begin"/>
      </w:r>
      <w:r>
        <w:instrText xml:space="preserve"> PAGEREF _Toc229835372 \h </w:instrText>
      </w:r>
      <w:r>
        <w:fldChar w:fldCharType="separate"/>
      </w:r>
      <w:r>
        <w:t>37</w:t>
      </w:r>
      <w:r>
        <w:fldChar w:fldCharType="end"/>
      </w:r>
    </w:p>
    <w:p w14:paraId="4AB483C2" w14:textId="66E0DEDD"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4.2.3</w:t>
      </w:r>
      <w:r>
        <w:rPr>
          <w:rFonts w:asciiTheme="minorHAnsi" w:eastAsiaTheme="minorEastAsia" w:hAnsiTheme="minorHAnsi" w:cstheme="minorBidi"/>
          <w:kern w:val="2"/>
          <w:sz w:val="24"/>
          <w:szCs w:val="24"/>
          <w:lang w:val="en-US" w:eastAsia="en-US"/>
          <w14:ligatures w14:val="standardContextual"/>
        </w:rPr>
        <w:tab/>
      </w:r>
      <w:r>
        <w:t>Opportunitätskosten in anhaltenden Hausse-Phasen</w:t>
      </w:r>
      <w:r>
        <w:tab/>
      </w:r>
      <w:r>
        <w:fldChar w:fldCharType="begin"/>
      </w:r>
      <w:r>
        <w:instrText xml:space="preserve"> PAGEREF _Toc229835373 \h </w:instrText>
      </w:r>
      <w:r>
        <w:fldChar w:fldCharType="separate"/>
      </w:r>
      <w:r>
        <w:t>38</w:t>
      </w:r>
      <w:r>
        <w:fldChar w:fldCharType="end"/>
      </w:r>
    </w:p>
    <w:p w14:paraId="0A2F7861" w14:textId="3A791E4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4.3</w:t>
      </w:r>
      <w:r>
        <w:rPr>
          <w:rFonts w:asciiTheme="minorHAnsi" w:eastAsiaTheme="minorEastAsia" w:hAnsiTheme="minorHAnsi" w:cstheme="minorBidi"/>
          <w:kern w:val="2"/>
          <w:sz w:val="24"/>
          <w:szCs w:val="24"/>
          <w:lang w:val="en-US" w:eastAsia="en-US"/>
          <w14:ligatures w14:val="standardContextual"/>
        </w:rPr>
        <w:tab/>
      </w:r>
      <w:r>
        <w:t>Deep Dive: Fallstudien einzelner Aktien</w:t>
      </w:r>
      <w:r>
        <w:tab/>
      </w:r>
      <w:r>
        <w:fldChar w:fldCharType="begin"/>
      </w:r>
      <w:r>
        <w:instrText xml:space="preserve"> PAGEREF _Toc229835374 \h </w:instrText>
      </w:r>
      <w:r>
        <w:fldChar w:fldCharType="separate"/>
      </w:r>
      <w:r>
        <w:t>39</w:t>
      </w:r>
      <w:r>
        <w:fldChar w:fldCharType="end"/>
      </w:r>
    </w:p>
    <w:p w14:paraId="5A29DEFA" w14:textId="01D38A23"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4.3.1</w:t>
      </w:r>
      <w:r>
        <w:rPr>
          <w:rFonts w:asciiTheme="minorHAnsi" w:eastAsiaTheme="minorEastAsia" w:hAnsiTheme="minorHAnsi" w:cstheme="minorBidi"/>
          <w:kern w:val="2"/>
          <w:sz w:val="24"/>
          <w:szCs w:val="24"/>
          <w:lang w:val="en-US" w:eastAsia="en-US"/>
          <w14:ligatures w14:val="standardContextual"/>
        </w:rPr>
        <w:tab/>
      </w:r>
      <w:r>
        <w:t>Der Idealfall: Maximale Partizipation und Crash-Schutz (Partners Group)</w:t>
      </w:r>
      <w:r>
        <w:tab/>
      </w:r>
      <w:r>
        <w:fldChar w:fldCharType="begin"/>
      </w:r>
      <w:r>
        <w:instrText xml:space="preserve"> PAGEREF _Toc229835375 \h </w:instrText>
      </w:r>
      <w:r>
        <w:fldChar w:fldCharType="separate"/>
      </w:r>
      <w:r>
        <w:t>39</w:t>
      </w:r>
      <w:r>
        <w:fldChar w:fldCharType="end"/>
      </w:r>
    </w:p>
    <w:p w14:paraId="135C1070" w14:textId="2CCC09FC"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4.3.2</w:t>
      </w:r>
      <w:r>
        <w:rPr>
          <w:rFonts w:asciiTheme="minorHAnsi" w:eastAsiaTheme="minorEastAsia" w:hAnsiTheme="minorHAnsi" w:cstheme="minorBidi"/>
          <w:kern w:val="2"/>
          <w:sz w:val="24"/>
          <w:szCs w:val="24"/>
          <w:lang w:val="en-US" w:eastAsia="en-US"/>
          <w14:ligatures w14:val="standardContextual"/>
        </w:rPr>
        <w:tab/>
      </w:r>
      <w:r>
        <w:t>Das Hausse-Szenario mit Drawdown-Penalty (Sika AG)</w:t>
      </w:r>
      <w:r>
        <w:tab/>
      </w:r>
      <w:r>
        <w:fldChar w:fldCharType="begin"/>
      </w:r>
      <w:r>
        <w:instrText xml:space="preserve"> PAGEREF _Toc229835376 \h </w:instrText>
      </w:r>
      <w:r>
        <w:fldChar w:fldCharType="separate"/>
      </w:r>
      <w:r>
        <w:t>41</w:t>
      </w:r>
      <w:r>
        <w:fldChar w:fldCharType="end"/>
      </w:r>
    </w:p>
    <w:p w14:paraId="4DEF5694" w14:textId="03D8D655" w:rsidR="001F325E" w:rsidRDefault="001F325E">
      <w:pPr>
        <w:pStyle w:val="TOC3"/>
        <w:rPr>
          <w:rFonts w:asciiTheme="minorHAnsi" w:eastAsiaTheme="minorEastAsia" w:hAnsiTheme="minorHAnsi" w:cstheme="minorBidi"/>
          <w:kern w:val="2"/>
          <w:sz w:val="24"/>
          <w:szCs w:val="24"/>
          <w:lang w:val="en-US" w:eastAsia="en-US"/>
          <w14:ligatures w14:val="standardContextual"/>
        </w:rPr>
      </w:pPr>
      <w:r>
        <w:t>4.3.3</w:t>
      </w:r>
      <w:r>
        <w:rPr>
          <w:rFonts w:asciiTheme="minorHAnsi" w:eastAsiaTheme="minorEastAsia" w:hAnsiTheme="minorHAnsi" w:cstheme="minorBidi"/>
          <w:kern w:val="2"/>
          <w:sz w:val="24"/>
          <w:szCs w:val="24"/>
          <w:lang w:val="en-US" w:eastAsia="en-US"/>
          <w14:ligatures w14:val="standardContextual"/>
        </w:rPr>
        <w:tab/>
      </w:r>
      <w:r>
        <w:t>Sensitivitätsanalyse der Transaktionskosten (Stresstest)</w:t>
      </w:r>
      <w:r>
        <w:tab/>
      </w:r>
      <w:r>
        <w:fldChar w:fldCharType="begin"/>
      </w:r>
      <w:r>
        <w:instrText xml:space="preserve"> PAGEREF _Toc229835377 \h </w:instrText>
      </w:r>
      <w:r>
        <w:fldChar w:fldCharType="separate"/>
      </w:r>
      <w:r>
        <w:t>43</w:t>
      </w:r>
      <w:r>
        <w:fldChar w:fldCharType="end"/>
      </w:r>
    </w:p>
    <w:p w14:paraId="71D946F3" w14:textId="0038DF18"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5</w:t>
      </w:r>
      <w:r>
        <w:rPr>
          <w:rFonts w:asciiTheme="minorHAnsi" w:eastAsiaTheme="minorEastAsia" w:hAnsiTheme="minorHAnsi" w:cstheme="minorBidi"/>
          <w:b w:val="0"/>
          <w:kern w:val="2"/>
          <w:sz w:val="24"/>
          <w:szCs w:val="24"/>
          <w:lang w:val="en-US" w:eastAsia="en-US"/>
          <w14:ligatures w14:val="standardContextual"/>
        </w:rPr>
        <w:tab/>
      </w:r>
      <w:r>
        <w:t>Diskussion und Benchmarking</w:t>
      </w:r>
      <w:r>
        <w:tab/>
      </w:r>
      <w:r>
        <w:fldChar w:fldCharType="begin"/>
      </w:r>
      <w:r>
        <w:instrText xml:space="preserve"> PAGEREF _Toc229835378 \h </w:instrText>
      </w:r>
      <w:r>
        <w:fldChar w:fldCharType="separate"/>
      </w:r>
      <w:r>
        <w:t>46</w:t>
      </w:r>
      <w:r>
        <w:fldChar w:fldCharType="end"/>
      </w:r>
    </w:p>
    <w:p w14:paraId="3783DAA7" w14:textId="67696DA0"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5.1</w:t>
      </w:r>
      <w:r>
        <w:rPr>
          <w:rFonts w:asciiTheme="minorHAnsi" w:eastAsiaTheme="minorEastAsia" w:hAnsiTheme="minorHAnsi" w:cstheme="minorBidi"/>
          <w:kern w:val="2"/>
          <w:sz w:val="24"/>
          <w:szCs w:val="24"/>
          <w:lang w:val="en-US" w:eastAsia="en-US"/>
          <w14:ligatures w14:val="standardContextual"/>
        </w:rPr>
        <w:tab/>
      </w:r>
      <w:r>
        <w:t>Benchmarking: Aktives Markttiming vs. Passives Halten</w:t>
      </w:r>
      <w:r>
        <w:tab/>
      </w:r>
      <w:r>
        <w:fldChar w:fldCharType="begin"/>
      </w:r>
      <w:r>
        <w:instrText xml:space="preserve"> PAGEREF _Toc229835379 \h </w:instrText>
      </w:r>
      <w:r>
        <w:fldChar w:fldCharType="separate"/>
      </w:r>
      <w:r>
        <w:t>46</w:t>
      </w:r>
      <w:r>
        <w:fldChar w:fldCharType="end"/>
      </w:r>
    </w:p>
    <w:p w14:paraId="5868149B" w14:textId="4D6E2000"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5.2</w:t>
      </w:r>
      <w:r>
        <w:rPr>
          <w:rFonts w:asciiTheme="minorHAnsi" w:eastAsiaTheme="minorEastAsia" w:hAnsiTheme="minorHAnsi" w:cstheme="minorBidi"/>
          <w:kern w:val="2"/>
          <w:sz w:val="24"/>
          <w:szCs w:val="24"/>
          <w:lang w:val="en-US" w:eastAsia="en-US"/>
          <w14:ligatures w14:val="standardContextual"/>
        </w:rPr>
        <w:tab/>
      </w:r>
      <w:r>
        <w:t>Der Einfluss von Marktfriktionen (Transaktionskosten)</w:t>
      </w:r>
      <w:r>
        <w:tab/>
      </w:r>
      <w:r>
        <w:fldChar w:fldCharType="begin"/>
      </w:r>
      <w:r>
        <w:instrText xml:space="preserve"> PAGEREF _Toc229835380 \h </w:instrText>
      </w:r>
      <w:r>
        <w:fldChar w:fldCharType="separate"/>
      </w:r>
      <w:r>
        <w:t>47</w:t>
      </w:r>
      <w:r>
        <w:fldChar w:fldCharType="end"/>
      </w:r>
    </w:p>
    <w:p w14:paraId="2BEB5347" w14:textId="4FE001E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5.3</w:t>
      </w:r>
      <w:r>
        <w:rPr>
          <w:rFonts w:asciiTheme="minorHAnsi" w:eastAsiaTheme="minorEastAsia" w:hAnsiTheme="minorHAnsi" w:cstheme="minorBidi"/>
          <w:kern w:val="2"/>
          <w:sz w:val="24"/>
          <w:szCs w:val="24"/>
          <w:lang w:val="en-US" w:eastAsia="en-US"/>
          <w14:ligatures w14:val="standardContextual"/>
        </w:rPr>
        <w:tab/>
      </w:r>
      <w:r>
        <w:t>Kritische Würdigung und Limitationen der Untersuchung</w:t>
      </w:r>
      <w:r>
        <w:tab/>
      </w:r>
      <w:r>
        <w:fldChar w:fldCharType="begin"/>
      </w:r>
      <w:r>
        <w:instrText xml:space="preserve"> PAGEREF _Toc229835381 \h </w:instrText>
      </w:r>
      <w:r>
        <w:fldChar w:fldCharType="separate"/>
      </w:r>
      <w:r>
        <w:t>48</w:t>
      </w:r>
      <w:r>
        <w:fldChar w:fldCharType="end"/>
      </w:r>
    </w:p>
    <w:p w14:paraId="7DE6A3E1" w14:textId="3E730FEF"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6</w:t>
      </w:r>
      <w:r>
        <w:rPr>
          <w:rFonts w:asciiTheme="minorHAnsi" w:eastAsiaTheme="minorEastAsia" w:hAnsiTheme="minorHAnsi" w:cstheme="minorBidi"/>
          <w:b w:val="0"/>
          <w:kern w:val="2"/>
          <w:sz w:val="24"/>
          <w:szCs w:val="24"/>
          <w:lang w:val="en-US" w:eastAsia="en-US"/>
          <w14:ligatures w14:val="standardContextual"/>
        </w:rPr>
        <w:tab/>
      </w:r>
      <w:r>
        <w:t>Ausblick und Fazit</w:t>
      </w:r>
      <w:r>
        <w:tab/>
      </w:r>
      <w:r>
        <w:fldChar w:fldCharType="begin"/>
      </w:r>
      <w:r>
        <w:instrText xml:space="preserve"> PAGEREF _Toc229835382 \h </w:instrText>
      </w:r>
      <w:r>
        <w:fldChar w:fldCharType="separate"/>
      </w:r>
      <w:r>
        <w:t>50</w:t>
      </w:r>
      <w:r>
        <w:fldChar w:fldCharType="end"/>
      </w:r>
    </w:p>
    <w:p w14:paraId="1429EDD2" w14:textId="5F885F4B"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6.1</w:t>
      </w:r>
      <w:r>
        <w:rPr>
          <w:rFonts w:asciiTheme="minorHAnsi" w:eastAsiaTheme="minorEastAsia" w:hAnsiTheme="minorHAnsi" w:cstheme="minorBidi"/>
          <w:kern w:val="2"/>
          <w:sz w:val="24"/>
          <w:szCs w:val="24"/>
          <w:lang w:val="en-US" w:eastAsia="en-US"/>
          <w14:ligatures w14:val="standardContextual"/>
        </w:rPr>
        <w:tab/>
      </w:r>
      <w:r>
        <w:t>Fazit</w:t>
      </w:r>
      <w:r>
        <w:tab/>
      </w:r>
      <w:r>
        <w:fldChar w:fldCharType="begin"/>
      </w:r>
      <w:r>
        <w:instrText xml:space="preserve"> PAGEREF _Toc229835383 \h </w:instrText>
      </w:r>
      <w:r>
        <w:fldChar w:fldCharType="separate"/>
      </w:r>
      <w:r>
        <w:t>50</w:t>
      </w:r>
      <w:r>
        <w:fldChar w:fldCharType="end"/>
      </w:r>
    </w:p>
    <w:p w14:paraId="2795472A" w14:textId="17814EE4"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6.2</w:t>
      </w:r>
      <w:r>
        <w:rPr>
          <w:rFonts w:asciiTheme="minorHAnsi" w:eastAsiaTheme="minorEastAsia" w:hAnsiTheme="minorHAnsi" w:cstheme="minorBidi"/>
          <w:kern w:val="2"/>
          <w:sz w:val="24"/>
          <w:szCs w:val="24"/>
          <w:lang w:val="en-US" w:eastAsia="en-US"/>
          <w14:ligatures w14:val="standardContextual"/>
        </w:rPr>
        <w:tab/>
      </w:r>
      <w:r>
        <w:t>Ausblick</w:t>
      </w:r>
      <w:r>
        <w:tab/>
      </w:r>
      <w:r>
        <w:fldChar w:fldCharType="begin"/>
      </w:r>
      <w:r>
        <w:instrText xml:space="preserve"> PAGEREF _Toc229835384 \h </w:instrText>
      </w:r>
      <w:r>
        <w:fldChar w:fldCharType="separate"/>
      </w:r>
      <w:r>
        <w:t>51</w:t>
      </w:r>
      <w:r>
        <w:fldChar w:fldCharType="end"/>
      </w:r>
    </w:p>
    <w:p w14:paraId="24D7E0BD" w14:textId="0F294F40"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Quellenverzeichnis</w:t>
      </w:r>
      <w:r>
        <w:tab/>
      </w:r>
      <w:r>
        <w:fldChar w:fldCharType="begin"/>
      </w:r>
      <w:r>
        <w:instrText xml:space="preserve"> PAGEREF _Toc229835385 \h </w:instrText>
      </w:r>
      <w:r>
        <w:fldChar w:fldCharType="separate"/>
      </w:r>
      <w:r>
        <w:t>53</w:t>
      </w:r>
      <w:r>
        <w:fldChar w:fldCharType="end"/>
      </w:r>
    </w:p>
    <w:p w14:paraId="08D57B45" w14:textId="197854D0"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Anhänge</w:t>
      </w:r>
      <w:r>
        <w:tab/>
      </w:r>
      <w:r>
        <w:fldChar w:fldCharType="begin"/>
      </w:r>
      <w:r>
        <w:instrText xml:space="preserve"> PAGEREF _Toc229835386 \h </w:instrText>
      </w:r>
      <w:r>
        <w:fldChar w:fldCharType="separate"/>
      </w:r>
      <w:r>
        <w:t>1</w:t>
      </w:r>
      <w:r>
        <w:fldChar w:fldCharType="end"/>
      </w:r>
    </w:p>
    <w:p w14:paraId="00E6B9EC" w14:textId="0153A8C1"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Hilfsmittelverzeichnis</w:t>
      </w:r>
      <w:r>
        <w:tab/>
      </w:r>
      <w:r>
        <w:fldChar w:fldCharType="begin"/>
      </w:r>
      <w:r>
        <w:instrText xml:space="preserve"> PAGEREF _Toc229835387 \h </w:instrText>
      </w:r>
      <w:r>
        <w:fldChar w:fldCharType="separate"/>
      </w:r>
      <w:r>
        <w:t>1</w:t>
      </w:r>
      <w:r>
        <w:fldChar w:fldCharType="end"/>
      </w:r>
    </w:p>
    <w:p w14:paraId="2E773A86" w14:textId="4B4B6C45"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A – Reproduzierbarkeit und Datenverfügbarkeit</w:t>
      </w:r>
      <w:r>
        <w:tab/>
      </w:r>
      <w:r>
        <w:fldChar w:fldCharType="begin"/>
      </w:r>
      <w:r>
        <w:instrText xml:space="preserve"> PAGEREF _Toc229835388 \h </w:instrText>
      </w:r>
      <w:r>
        <w:fldChar w:fldCharType="separate"/>
      </w:r>
      <w:r>
        <w:t>2</w:t>
      </w:r>
      <w:r>
        <w:fldChar w:fldCharType="end"/>
      </w:r>
    </w:p>
    <w:p w14:paraId="2F0CEB77" w14:textId="47C1E79E"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 xml:space="preserve">Anhang B – </w:t>
      </w:r>
      <m:oMath>
        <m:r>
          <m:rPr>
            <m:sty m:val="p"/>
          </m:rPr>
          <w:rPr>
            <w:rFonts w:ascii="Cambria Math" w:hAnsi="Cambria Math"/>
          </w:rPr>
          <m:t>BSADF</m:t>
        </m:r>
      </m:oMath>
      <w:r>
        <w:t>-Robustheits-Diagnostik (</w:t>
      </w:r>
      <w:r w:rsidRPr="00974EDB">
        <w:rPr>
          <w:rFonts w:ascii="Consolas" w:hAnsi="Consolas" w:cs="Consolas"/>
        </w:rPr>
        <w:t>min_window</w:t>
      </w:r>
      <w:r>
        <w:t>-Variation)</w:t>
      </w:r>
      <w:r>
        <w:tab/>
      </w:r>
      <w:r>
        <w:fldChar w:fldCharType="begin"/>
      </w:r>
      <w:r>
        <w:instrText xml:space="preserve"> PAGEREF _Toc229835389 \h </w:instrText>
      </w:r>
      <w:r>
        <w:fldChar w:fldCharType="separate"/>
      </w:r>
      <w:r>
        <w:t>2</w:t>
      </w:r>
      <w:r>
        <w:fldChar w:fldCharType="end"/>
      </w:r>
    </w:p>
    <w:p w14:paraId="1DB20FD5" w14:textId="3ACF841A"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C – V7-Methodik-Spezifikation</w:t>
      </w:r>
      <w:r>
        <w:tab/>
      </w:r>
      <w:r>
        <w:fldChar w:fldCharType="begin"/>
      </w:r>
      <w:r>
        <w:instrText xml:space="preserve"> PAGEREF _Toc229835390 \h </w:instrText>
      </w:r>
      <w:r>
        <w:fldChar w:fldCharType="separate"/>
      </w:r>
      <w:r>
        <w:t>3</w:t>
      </w:r>
      <w:r>
        <w:fldChar w:fldCharType="end"/>
      </w:r>
    </w:p>
    <w:p w14:paraId="5316272C" w14:textId="473DA7F9"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D – Crash-Tag-Audit-Tabelle</w:t>
      </w:r>
      <w:r>
        <w:tab/>
      </w:r>
      <w:r>
        <w:fldChar w:fldCharType="begin"/>
      </w:r>
      <w:r>
        <w:instrText xml:space="preserve"> PAGEREF _Toc229835391 \h </w:instrText>
      </w:r>
      <w:r>
        <w:fldChar w:fldCharType="separate"/>
      </w:r>
      <w:r>
        <w:t>5</w:t>
      </w:r>
      <w:r>
        <w:fldChar w:fldCharType="end"/>
      </w:r>
    </w:p>
    <w:p w14:paraId="13E99B71" w14:textId="78B133C4"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E – PGHN-Trade-Audit-Tabelle</w:t>
      </w:r>
      <w:r>
        <w:tab/>
      </w:r>
      <w:r>
        <w:fldChar w:fldCharType="begin"/>
      </w:r>
      <w:r>
        <w:instrText xml:space="preserve"> PAGEREF _Toc229835392 \h </w:instrText>
      </w:r>
      <w:r>
        <w:fldChar w:fldCharType="separate"/>
      </w:r>
      <w:r>
        <w:t>6</w:t>
      </w:r>
      <w:r>
        <w:fldChar w:fldCharType="end"/>
      </w:r>
    </w:p>
    <w:p w14:paraId="03FCEEC2" w14:textId="636657ED"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F – Wild-Bootstrap-CV-Tabelle</w:t>
      </w:r>
      <w:r>
        <w:tab/>
      </w:r>
      <w:r>
        <w:fldChar w:fldCharType="begin"/>
      </w:r>
      <w:r>
        <w:instrText xml:space="preserve"> PAGEREF _Toc229835393 \h </w:instrText>
      </w:r>
      <w:r>
        <w:fldChar w:fldCharType="separate"/>
      </w:r>
      <w:r>
        <w:t>7</w:t>
      </w:r>
      <w:r>
        <w:fldChar w:fldCharType="end"/>
      </w:r>
    </w:p>
    <w:p w14:paraId="19603E81" w14:textId="306D0F96"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G – Lag-Sensitivitäts-Tabelle</w:t>
      </w:r>
      <w:r>
        <w:tab/>
      </w:r>
      <w:r>
        <w:fldChar w:fldCharType="begin"/>
      </w:r>
      <w:r>
        <w:instrText xml:space="preserve"> PAGEREF _Toc229835394 \h </w:instrText>
      </w:r>
      <w:r>
        <w:fldChar w:fldCharType="separate"/>
      </w:r>
      <w:r>
        <w:t>8</w:t>
      </w:r>
      <w:r>
        <w:fldChar w:fldCharType="end"/>
      </w:r>
    </w:p>
    <w:p w14:paraId="1C4A8CEB" w14:textId="7073F58A"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H – Verwendete Prompts für Claude Pro</w:t>
      </w:r>
      <w:r>
        <w:tab/>
      </w:r>
      <w:r>
        <w:fldChar w:fldCharType="begin"/>
      </w:r>
      <w:r>
        <w:instrText xml:space="preserve"> PAGEREF _Toc229835395 \h </w:instrText>
      </w:r>
      <w:r>
        <w:fldChar w:fldCharType="separate"/>
      </w:r>
      <w:r>
        <w:t>11</w:t>
      </w:r>
      <w:r>
        <w:fldChar w:fldCharType="end"/>
      </w:r>
    </w:p>
    <w:p w14:paraId="730CD3BB" w14:textId="261F3E8C" w:rsidR="001F325E" w:rsidRDefault="001F325E">
      <w:pPr>
        <w:pStyle w:val="TOC2"/>
        <w:rPr>
          <w:rFonts w:asciiTheme="minorHAnsi" w:eastAsiaTheme="minorEastAsia" w:hAnsiTheme="minorHAnsi" w:cstheme="minorBidi"/>
          <w:kern w:val="2"/>
          <w:sz w:val="24"/>
          <w:szCs w:val="24"/>
          <w:lang w:val="en-US" w:eastAsia="en-US"/>
          <w14:ligatures w14:val="standardContextual"/>
        </w:rPr>
      </w:pPr>
      <w:r>
        <w:t>Anhang I – Verwendete Prompts für Gemini</w:t>
      </w:r>
      <w:r>
        <w:tab/>
      </w:r>
      <w:r>
        <w:fldChar w:fldCharType="begin"/>
      </w:r>
      <w:r>
        <w:instrText xml:space="preserve"> PAGEREF _Toc229835396 \h </w:instrText>
      </w:r>
      <w:r>
        <w:fldChar w:fldCharType="separate"/>
      </w:r>
      <w:r>
        <w:t>13</w:t>
      </w:r>
      <w:r>
        <w:fldChar w:fldCharType="end"/>
      </w:r>
    </w:p>
    <w:p w14:paraId="4E23AE42" w14:textId="3BFE04CC"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Selbstständigkeitserklärung</w:t>
      </w:r>
      <w:r>
        <w:tab/>
      </w:r>
      <w:r>
        <w:fldChar w:fldCharType="begin"/>
      </w:r>
      <w:r>
        <w:instrText xml:space="preserve"> PAGEREF _Toc229835397 \h </w:instrText>
      </w:r>
      <w:r>
        <w:fldChar w:fldCharType="separate"/>
      </w:r>
      <w:r>
        <w:t>14</w:t>
      </w:r>
      <w:r>
        <w:fldChar w:fldCharType="end"/>
      </w:r>
    </w:p>
    <w:p w14:paraId="49E10799" w14:textId="0980B300" w:rsidR="001F325E" w:rsidRDefault="001F325E">
      <w:pPr>
        <w:pStyle w:val="TOC1"/>
        <w:rPr>
          <w:rFonts w:asciiTheme="minorHAnsi" w:eastAsiaTheme="minorEastAsia" w:hAnsiTheme="minorHAnsi" w:cstheme="minorBidi"/>
          <w:b w:val="0"/>
          <w:kern w:val="2"/>
          <w:sz w:val="24"/>
          <w:szCs w:val="24"/>
          <w:lang w:val="en-US" w:eastAsia="en-US"/>
          <w14:ligatures w14:val="standardContextual"/>
        </w:rPr>
      </w:pPr>
      <w:r>
        <w:t>Vertraulichkeitserklärung</w:t>
      </w:r>
      <w:r>
        <w:tab/>
      </w:r>
      <w:r>
        <w:fldChar w:fldCharType="begin"/>
      </w:r>
      <w:r>
        <w:instrText xml:space="preserve"> PAGEREF _Toc229835398 \h </w:instrText>
      </w:r>
      <w:r>
        <w:fldChar w:fldCharType="separate"/>
      </w:r>
      <w:r>
        <w:t>14</w:t>
      </w:r>
      <w:r>
        <w:fldChar w:fldCharType="end"/>
      </w:r>
    </w:p>
    <w:p w14:paraId="75FDEAF0" w14:textId="58ED4874" w:rsidR="002879EF" w:rsidRPr="0001704E" w:rsidRDefault="00727B25" w:rsidP="005E75FF">
      <w:pPr>
        <w:pStyle w:val="TOC1"/>
        <w:rPr>
          <w:noProof w:val="0"/>
        </w:rPr>
        <w:sectPr w:rsidR="002879EF" w:rsidRPr="0001704E" w:rsidSect="005E75FF">
          <w:pgSz w:w="11906" w:h="16838"/>
          <w:pgMar w:top="1418" w:right="1274" w:bottom="1418" w:left="1418" w:header="720" w:footer="720" w:gutter="0"/>
          <w:pgNumType w:fmt="upperRoman"/>
          <w:cols w:space="720"/>
        </w:sectPr>
      </w:pPr>
      <w:r>
        <w:rPr>
          <w:noProof w:val="0"/>
        </w:rPr>
        <w:fldChar w:fldCharType="end"/>
      </w:r>
    </w:p>
    <w:p w14:paraId="292AEFF3" w14:textId="77777777" w:rsidR="002879EF" w:rsidRDefault="002879EF" w:rsidP="00A36C21">
      <w:pPr>
        <w:pStyle w:val="Ueberschrift1ohneNummer"/>
      </w:pPr>
      <w:bookmarkStart w:id="11" w:name="_Toc536357976"/>
      <w:bookmarkStart w:id="12" w:name="_Toc229835305"/>
      <w:r>
        <w:lastRenderedPageBreak/>
        <w:t>Abbildungsverzeichnis</w:t>
      </w:r>
      <w:bookmarkEnd w:id="11"/>
      <w:bookmarkEnd w:id="12"/>
    </w:p>
    <w:p w14:paraId="3C4DE1D8" w14:textId="3AAAE05D" w:rsidR="001F325E" w:rsidRDefault="00046A01">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"Abbildung" </w:instrText>
      </w:r>
      <w:r>
        <w:fldChar w:fldCharType="separate"/>
      </w:r>
      <w:hyperlink w:anchor="_Toc229835399" w:history="1">
        <w:r w:rsidR="001F325E" w:rsidRPr="00A81FBC">
          <w:rPr>
            <w:rStyle w:val="Hyperlink"/>
            <w:noProof/>
          </w:rPr>
          <w:t>Abbildung 1: Extremereignis Monte-Carlo Simulation</w:t>
        </w:r>
        <w:r w:rsidR="001F325E">
          <w:rPr>
            <w:noProof/>
            <w:webHidden/>
          </w:rPr>
          <w:tab/>
        </w:r>
        <w:r w:rsidR="001F325E">
          <w:rPr>
            <w:noProof/>
            <w:webHidden/>
          </w:rPr>
          <w:fldChar w:fldCharType="begin"/>
        </w:r>
        <w:r w:rsidR="001F325E">
          <w:rPr>
            <w:noProof/>
            <w:webHidden/>
          </w:rPr>
          <w:instrText xml:space="preserve"> PAGEREF _Toc229835399 \h </w:instrText>
        </w:r>
        <w:r w:rsidR="001F325E">
          <w:rPr>
            <w:noProof/>
            <w:webHidden/>
          </w:rPr>
        </w:r>
        <w:r w:rsidR="001F325E">
          <w:rPr>
            <w:noProof/>
            <w:webHidden/>
          </w:rPr>
          <w:fldChar w:fldCharType="separate"/>
        </w:r>
        <w:r w:rsidR="001F325E">
          <w:rPr>
            <w:noProof/>
            <w:webHidden/>
          </w:rPr>
          <w:t>II</w:t>
        </w:r>
        <w:r w:rsidR="001F325E">
          <w:rPr>
            <w:noProof/>
            <w:webHidden/>
          </w:rPr>
          <w:fldChar w:fldCharType="end"/>
        </w:r>
      </w:hyperlink>
    </w:p>
    <w:p w14:paraId="12DDFB4E" w14:textId="42F54B2E"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0" w:history="1">
        <w:r w:rsidRPr="00A81FBC">
          <w:rPr>
            <w:rStyle w:val="Hyperlink"/>
            <w:noProof/>
          </w:rPr>
          <w:t>Abbildung 2: Strategievergleich in der Monte Carlo Simulation</w:t>
        </w:r>
        <w:r>
          <w:rPr>
            <w:noProof/>
            <w:webHidden/>
          </w:rPr>
          <w:tab/>
        </w:r>
        <w:r>
          <w:rPr>
            <w:noProof/>
            <w:webHidden/>
          </w:rPr>
          <w:fldChar w:fldCharType="begin"/>
        </w:r>
        <w:r>
          <w:rPr>
            <w:noProof/>
            <w:webHidden/>
          </w:rPr>
          <w:instrText xml:space="preserve"> PAGEREF _Toc229835400 \h </w:instrText>
        </w:r>
        <w:r>
          <w:rPr>
            <w:noProof/>
            <w:webHidden/>
          </w:rPr>
        </w:r>
        <w:r>
          <w:rPr>
            <w:noProof/>
            <w:webHidden/>
          </w:rPr>
          <w:fldChar w:fldCharType="separate"/>
        </w:r>
        <w:r>
          <w:rPr>
            <w:noProof/>
            <w:webHidden/>
          </w:rPr>
          <w:t>25</w:t>
        </w:r>
        <w:r>
          <w:rPr>
            <w:noProof/>
            <w:webHidden/>
          </w:rPr>
          <w:fldChar w:fldCharType="end"/>
        </w:r>
      </w:hyperlink>
    </w:p>
    <w:p w14:paraId="68FE9F06" w14:textId="7EE9225B"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1" w:history="1">
        <w:r w:rsidRPr="00A81FBC">
          <w:rPr>
            <w:rStyle w:val="Hyperlink"/>
            <w:noProof/>
          </w:rPr>
          <w:t>Abbildung 3: Extremfall Szenario C</w:t>
        </w:r>
        <w:r>
          <w:rPr>
            <w:noProof/>
            <w:webHidden/>
          </w:rPr>
          <w:tab/>
        </w:r>
        <w:r>
          <w:rPr>
            <w:noProof/>
            <w:webHidden/>
          </w:rPr>
          <w:fldChar w:fldCharType="begin"/>
        </w:r>
        <w:r>
          <w:rPr>
            <w:noProof/>
            <w:webHidden/>
          </w:rPr>
          <w:instrText xml:space="preserve"> PAGEREF _Toc229835401 \h </w:instrText>
        </w:r>
        <w:r>
          <w:rPr>
            <w:noProof/>
            <w:webHidden/>
          </w:rPr>
        </w:r>
        <w:r>
          <w:rPr>
            <w:noProof/>
            <w:webHidden/>
          </w:rPr>
          <w:fldChar w:fldCharType="separate"/>
        </w:r>
        <w:r>
          <w:rPr>
            <w:noProof/>
            <w:webHidden/>
          </w:rPr>
          <w:t>31</w:t>
        </w:r>
        <w:r>
          <w:rPr>
            <w:noProof/>
            <w:webHidden/>
          </w:rPr>
          <w:fldChar w:fldCharType="end"/>
        </w:r>
      </w:hyperlink>
    </w:p>
    <w:p w14:paraId="0B279228" w14:textId="0B2CAD4B"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2" w:history="1">
        <w:r w:rsidRPr="00A81FBC">
          <w:rPr>
            <w:rStyle w:val="Hyperlink"/>
            <w:noProof/>
          </w:rPr>
          <w:t>Abbildung 4: Mittlere Blasenbildung Szenario B</w:t>
        </w:r>
        <w:r>
          <w:rPr>
            <w:noProof/>
            <w:webHidden/>
          </w:rPr>
          <w:tab/>
        </w:r>
        <w:r>
          <w:rPr>
            <w:noProof/>
            <w:webHidden/>
          </w:rPr>
          <w:fldChar w:fldCharType="begin"/>
        </w:r>
        <w:r>
          <w:rPr>
            <w:noProof/>
            <w:webHidden/>
          </w:rPr>
          <w:instrText xml:space="preserve"> PAGEREF _Toc229835402 \h </w:instrText>
        </w:r>
        <w:r>
          <w:rPr>
            <w:noProof/>
            <w:webHidden/>
          </w:rPr>
        </w:r>
        <w:r>
          <w:rPr>
            <w:noProof/>
            <w:webHidden/>
          </w:rPr>
          <w:fldChar w:fldCharType="separate"/>
        </w:r>
        <w:r>
          <w:rPr>
            <w:noProof/>
            <w:webHidden/>
          </w:rPr>
          <w:t>32</w:t>
        </w:r>
        <w:r>
          <w:rPr>
            <w:noProof/>
            <w:webHidden/>
          </w:rPr>
          <w:fldChar w:fldCharType="end"/>
        </w:r>
      </w:hyperlink>
    </w:p>
    <w:p w14:paraId="081ECE5E" w14:textId="579A951B"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3" w:history="1">
        <w:r w:rsidRPr="00A81FBC">
          <w:rPr>
            <w:rStyle w:val="Hyperlink"/>
            <w:noProof/>
          </w:rPr>
          <w:t>Abbildung 5: Total Return Vergleich für alle 5 Aktien</w:t>
        </w:r>
        <w:r>
          <w:rPr>
            <w:noProof/>
            <w:webHidden/>
          </w:rPr>
          <w:tab/>
        </w:r>
        <w:r>
          <w:rPr>
            <w:noProof/>
            <w:webHidden/>
          </w:rPr>
          <w:fldChar w:fldCharType="begin"/>
        </w:r>
        <w:r>
          <w:rPr>
            <w:noProof/>
            <w:webHidden/>
          </w:rPr>
          <w:instrText xml:space="preserve"> PAGEREF _Toc229835403 \h </w:instrText>
        </w:r>
        <w:r>
          <w:rPr>
            <w:noProof/>
            <w:webHidden/>
          </w:rPr>
        </w:r>
        <w:r>
          <w:rPr>
            <w:noProof/>
            <w:webHidden/>
          </w:rPr>
          <w:fldChar w:fldCharType="separate"/>
        </w:r>
        <w:r>
          <w:rPr>
            <w:noProof/>
            <w:webHidden/>
          </w:rPr>
          <w:t>36</w:t>
        </w:r>
        <w:r>
          <w:rPr>
            <w:noProof/>
            <w:webHidden/>
          </w:rPr>
          <w:fldChar w:fldCharType="end"/>
        </w:r>
      </w:hyperlink>
    </w:p>
    <w:p w14:paraId="20DFAAB7" w14:textId="09F98E31"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4" w:history="1">
        <w:r w:rsidRPr="00A81FBC">
          <w:rPr>
            <w:rStyle w:val="Hyperlink"/>
            <w:noProof/>
          </w:rPr>
          <w:t>Abbildung 6: Max Drawdown Vergleich für alle 5 Aktien</w:t>
        </w:r>
        <w:r>
          <w:rPr>
            <w:noProof/>
            <w:webHidden/>
          </w:rPr>
          <w:tab/>
        </w:r>
        <w:r>
          <w:rPr>
            <w:noProof/>
            <w:webHidden/>
          </w:rPr>
          <w:fldChar w:fldCharType="begin"/>
        </w:r>
        <w:r>
          <w:rPr>
            <w:noProof/>
            <w:webHidden/>
          </w:rPr>
          <w:instrText xml:space="preserve"> PAGEREF _Toc229835404 \h </w:instrText>
        </w:r>
        <w:r>
          <w:rPr>
            <w:noProof/>
            <w:webHidden/>
          </w:rPr>
        </w:r>
        <w:r>
          <w:rPr>
            <w:noProof/>
            <w:webHidden/>
          </w:rPr>
          <w:fldChar w:fldCharType="separate"/>
        </w:r>
        <w:r>
          <w:rPr>
            <w:noProof/>
            <w:webHidden/>
          </w:rPr>
          <w:t>36</w:t>
        </w:r>
        <w:r>
          <w:rPr>
            <w:noProof/>
            <w:webHidden/>
          </w:rPr>
          <w:fldChar w:fldCharType="end"/>
        </w:r>
      </w:hyperlink>
    </w:p>
    <w:p w14:paraId="3FA4FBA8" w14:textId="6DA8AAE8"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5" w:history="1">
        <w:r w:rsidRPr="00A81FBC">
          <w:rPr>
            <w:rStyle w:val="Hyperlink"/>
            <w:noProof/>
          </w:rPr>
          <w:t>Abbildung 7: 4-Panel-Analyse der V7-Strategie bei der Partners Group</w:t>
        </w:r>
        <w:r>
          <w:rPr>
            <w:noProof/>
            <w:webHidden/>
          </w:rPr>
          <w:tab/>
        </w:r>
        <w:r>
          <w:rPr>
            <w:noProof/>
            <w:webHidden/>
          </w:rPr>
          <w:fldChar w:fldCharType="begin"/>
        </w:r>
        <w:r>
          <w:rPr>
            <w:noProof/>
            <w:webHidden/>
          </w:rPr>
          <w:instrText xml:space="preserve"> PAGEREF _Toc229835405 \h </w:instrText>
        </w:r>
        <w:r>
          <w:rPr>
            <w:noProof/>
            <w:webHidden/>
          </w:rPr>
        </w:r>
        <w:r>
          <w:rPr>
            <w:noProof/>
            <w:webHidden/>
          </w:rPr>
          <w:fldChar w:fldCharType="separate"/>
        </w:r>
        <w:r>
          <w:rPr>
            <w:noProof/>
            <w:webHidden/>
          </w:rPr>
          <w:t>40</w:t>
        </w:r>
        <w:r>
          <w:rPr>
            <w:noProof/>
            <w:webHidden/>
          </w:rPr>
          <w:fldChar w:fldCharType="end"/>
        </w:r>
      </w:hyperlink>
    </w:p>
    <w:p w14:paraId="37573951" w14:textId="036DA3AB"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6" w:history="1">
        <w:r w:rsidRPr="00A81FBC">
          <w:rPr>
            <w:rStyle w:val="Hyperlink"/>
            <w:noProof/>
          </w:rPr>
          <w:t>Abbildung 8: 4-Panel-Analyse der V7-Strategie bei der Sika AG</w:t>
        </w:r>
        <w:r>
          <w:rPr>
            <w:noProof/>
            <w:webHidden/>
          </w:rPr>
          <w:tab/>
        </w:r>
        <w:r>
          <w:rPr>
            <w:noProof/>
            <w:webHidden/>
          </w:rPr>
          <w:fldChar w:fldCharType="begin"/>
        </w:r>
        <w:r>
          <w:rPr>
            <w:noProof/>
            <w:webHidden/>
          </w:rPr>
          <w:instrText xml:space="preserve"> PAGEREF _Toc229835406 \h </w:instrText>
        </w:r>
        <w:r>
          <w:rPr>
            <w:noProof/>
            <w:webHidden/>
          </w:rPr>
        </w:r>
        <w:r>
          <w:rPr>
            <w:noProof/>
            <w:webHidden/>
          </w:rPr>
          <w:fldChar w:fldCharType="separate"/>
        </w:r>
        <w:r>
          <w:rPr>
            <w:noProof/>
            <w:webHidden/>
          </w:rPr>
          <w:t>42</w:t>
        </w:r>
        <w:r>
          <w:rPr>
            <w:noProof/>
            <w:webHidden/>
          </w:rPr>
          <w:fldChar w:fldCharType="end"/>
        </w:r>
      </w:hyperlink>
    </w:p>
    <w:p w14:paraId="21A7F20A" w14:textId="283EB7BD" w:rsidR="002879EF" w:rsidRPr="0001704E" w:rsidRDefault="00046A01" w:rsidP="001C5B74">
      <w:r>
        <w:fldChar w:fldCharType="end"/>
      </w:r>
    </w:p>
    <w:p w14:paraId="0563750D" w14:textId="77777777" w:rsidR="002879EF" w:rsidRPr="0001704E" w:rsidRDefault="002879EF" w:rsidP="00A36C21">
      <w:pPr>
        <w:pStyle w:val="Ueberschrift1ohneNummer"/>
      </w:pPr>
      <w:bookmarkStart w:id="13" w:name="_Toc536357977"/>
      <w:bookmarkStart w:id="14" w:name="_Toc229835306"/>
      <w:r>
        <w:t>Tabellenverzeichnis</w:t>
      </w:r>
      <w:bookmarkEnd w:id="13"/>
      <w:bookmarkEnd w:id="14"/>
    </w:p>
    <w:p w14:paraId="249735C4" w14:textId="58426AB2" w:rsidR="001F325E" w:rsidRDefault="00046A01">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\z \c "Tabelle" </w:instrText>
      </w:r>
      <w:r>
        <w:fldChar w:fldCharType="separate"/>
      </w:r>
      <w:hyperlink w:anchor="_Toc229835407" w:history="1">
        <w:r w:rsidR="001F325E" w:rsidRPr="00582939">
          <w:rPr>
            <w:rStyle w:val="Hyperlink"/>
            <w:noProof/>
          </w:rPr>
          <w:t>Tabelle 1: Methodischer Vergleich der Schwellenwertbestimmung</w:t>
        </w:r>
        <w:r w:rsidR="001F325E">
          <w:rPr>
            <w:noProof/>
            <w:webHidden/>
          </w:rPr>
          <w:tab/>
        </w:r>
        <w:r w:rsidR="001F325E">
          <w:rPr>
            <w:noProof/>
            <w:webHidden/>
          </w:rPr>
          <w:fldChar w:fldCharType="begin"/>
        </w:r>
        <w:r w:rsidR="001F325E">
          <w:rPr>
            <w:noProof/>
            <w:webHidden/>
          </w:rPr>
          <w:instrText xml:space="preserve"> PAGEREF _Toc229835407 \h </w:instrText>
        </w:r>
        <w:r w:rsidR="001F325E">
          <w:rPr>
            <w:noProof/>
            <w:webHidden/>
          </w:rPr>
        </w:r>
        <w:r w:rsidR="001F325E">
          <w:rPr>
            <w:noProof/>
            <w:webHidden/>
          </w:rPr>
          <w:fldChar w:fldCharType="separate"/>
        </w:r>
        <w:r w:rsidR="001F325E">
          <w:rPr>
            <w:noProof/>
            <w:webHidden/>
          </w:rPr>
          <w:t>24</w:t>
        </w:r>
        <w:r w:rsidR="001F325E">
          <w:rPr>
            <w:noProof/>
            <w:webHidden/>
          </w:rPr>
          <w:fldChar w:fldCharType="end"/>
        </w:r>
      </w:hyperlink>
    </w:p>
    <w:p w14:paraId="57F66E5A" w14:textId="40DE0D80"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8" w:history="1">
        <w:r w:rsidRPr="00582939">
          <w:rPr>
            <w:rStyle w:val="Hyperlink"/>
            <w:noProof/>
          </w:rPr>
          <w:t>Tabelle 2: Entscheidungsmatrix der mehrstufigen Allokationslogik</w:t>
        </w:r>
        <w:r>
          <w:rPr>
            <w:noProof/>
            <w:webHidden/>
          </w:rPr>
          <w:tab/>
        </w:r>
        <w:r>
          <w:rPr>
            <w:noProof/>
            <w:webHidden/>
          </w:rPr>
          <w:fldChar w:fldCharType="begin"/>
        </w:r>
        <w:r>
          <w:rPr>
            <w:noProof/>
            <w:webHidden/>
          </w:rPr>
          <w:instrText xml:space="preserve"> PAGEREF _Toc229835408 \h </w:instrText>
        </w:r>
        <w:r>
          <w:rPr>
            <w:noProof/>
            <w:webHidden/>
          </w:rPr>
        </w:r>
        <w:r>
          <w:rPr>
            <w:noProof/>
            <w:webHidden/>
          </w:rPr>
          <w:fldChar w:fldCharType="separate"/>
        </w:r>
        <w:r>
          <w:rPr>
            <w:noProof/>
            <w:webHidden/>
          </w:rPr>
          <w:t>28</w:t>
        </w:r>
        <w:r>
          <w:rPr>
            <w:noProof/>
            <w:webHidden/>
          </w:rPr>
          <w:fldChar w:fldCharType="end"/>
        </w:r>
      </w:hyperlink>
    </w:p>
    <w:p w14:paraId="23F45DD8" w14:textId="489BAFBE"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09" w:history="1">
        <w:r w:rsidRPr="00582939">
          <w:rPr>
            <w:rStyle w:val="Hyperlink"/>
            <w:noProof/>
          </w:rPr>
          <w:t>Tabelle 3: Performance-Vergleich und Risikokennzahlen (Schweizer Aktienmarkt)</w:t>
        </w:r>
        <w:r>
          <w:rPr>
            <w:noProof/>
            <w:webHidden/>
          </w:rPr>
          <w:tab/>
        </w:r>
        <w:r>
          <w:rPr>
            <w:noProof/>
            <w:webHidden/>
          </w:rPr>
          <w:fldChar w:fldCharType="begin"/>
        </w:r>
        <w:r>
          <w:rPr>
            <w:noProof/>
            <w:webHidden/>
          </w:rPr>
          <w:instrText xml:space="preserve"> PAGEREF _Toc229835409 \h </w:instrText>
        </w:r>
        <w:r>
          <w:rPr>
            <w:noProof/>
            <w:webHidden/>
          </w:rPr>
        </w:r>
        <w:r>
          <w:rPr>
            <w:noProof/>
            <w:webHidden/>
          </w:rPr>
          <w:fldChar w:fldCharType="separate"/>
        </w:r>
        <w:r>
          <w:rPr>
            <w:noProof/>
            <w:webHidden/>
          </w:rPr>
          <w:t>35</w:t>
        </w:r>
        <w:r>
          <w:rPr>
            <w:noProof/>
            <w:webHidden/>
          </w:rPr>
          <w:fldChar w:fldCharType="end"/>
        </w:r>
      </w:hyperlink>
    </w:p>
    <w:p w14:paraId="70C0F790" w14:textId="1E36A7AF"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10" w:history="1">
        <w:r w:rsidRPr="00582939">
          <w:rPr>
            <w:rStyle w:val="Hyperlink"/>
            <w:noProof/>
          </w:rPr>
          <w:t>Tabelle 4: Stationary-Bootstrap-Inferenz V7 (dir-Filter, dyn. Slippage) vs. B&amp;H — p-Werte aus Stationary-Bootstrap mit Strategie-Re-Simulation (B = 100, mittlere Blocklänge 21 d, Politis/Romano 1994); bootstrap_v7_B5000.json dokumentiert die Inferenz vollständig</w:t>
        </w:r>
        <w:r>
          <w:rPr>
            <w:noProof/>
            <w:webHidden/>
          </w:rPr>
          <w:tab/>
        </w:r>
        <w:r>
          <w:rPr>
            <w:noProof/>
            <w:webHidden/>
          </w:rPr>
          <w:fldChar w:fldCharType="begin"/>
        </w:r>
        <w:r>
          <w:rPr>
            <w:noProof/>
            <w:webHidden/>
          </w:rPr>
          <w:instrText xml:space="preserve"> PAGEREF _Toc229835410 \h </w:instrText>
        </w:r>
        <w:r>
          <w:rPr>
            <w:noProof/>
            <w:webHidden/>
          </w:rPr>
        </w:r>
        <w:r>
          <w:rPr>
            <w:noProof/>
            <w:webHidden/>
          </w:rPr>
          <w:fldChar w:fldCharType="separate"/>
        </w:r>
        <w:r>
          <w:rPr>
            <w:noProof/>
            <w:webHidden/>
          </w:rPr>
          <w:t>37</w:t>
        </w:r>
        <w:r>
          <w:rPr>
            <w:noProof/>
            <w:webHidden/>
          </w:rPr>
          <w:fldChar w:fldCharType="end"/>
        </w:r>
      </w:hyperlink>
    </w:p>
    <w:p w14:paraId="35E6562F" w14:textId="6DE2165F" w:rsidR="001F325E" w:rsidRDefault="001F325E">
      <w:pPr>
        <w:pStyle w:val="TableofFigures"/>
        <w:tabs>
          <w:tab w:val="right" w:leader="dot" w:pos="9204"/>
        </w:tabs>
        <w:rPr>
          <w:rFonts w:asciiTheme="minorHAnsi" w:eastAsiaTheme="minorEastAsia" w:hAnsiTheme="minorHAnsi" w:cstheme="minorBidi"/>
          <w:noProof/>
          <w:kern w:val="2"/>
          <w:sz w:val="24"/>
          <w:szCs w:val="24"/>
          <w:lang w:val="en-US" w:eastAsia="en-US"/>
          <w14:ligatures w14:val="standardContextual"/>
        </w:rPr>
      </w:pPr>
      <w:hyperlink w:anchor="_Toc229835411" w:history="1">
        <w:r w:rsidRPr="00582939">
          <w:rPr>
            <w:rStyle w:val="Hyperlink"/>
            <w:noProof/>
          </w:rPr>
          <w:t>Tabelle 5: Total Return von Partners Group mit unterschiedlichen Transaktionskosten</w:t>
        </w:r>
        <w:r>
          <w:rPr>
            <w:noProof/>
            <w:webHidden/>
          </w:rPr>
          <w:tab/>
        </w:r>
        <w:r>
          <w:rPr>
            <w:noProof/>
            <w:webHidden/>
          </w:rPr>
          <w:fldChar w:fldCharType="begin"/>
        </w:r>
        <w:r>
          <w:rPr>
            <w:noProof/>
            <w:webHidden/>
          </w:rPr>
          <w:instrText xml:space="preserve"> PAGEREF _Toc229835411 \h </w:instrText>
        </w:r>
        <w:r>
          <w:rPr>
            <w:noProof/>
            <w:webHidden/>
          </w:rPr>
        </w:r>
        <w:r>
          <w:rPr>
            <w:noProof/>
            <w:webHidden/>
          </w:rPr>
          <w:fldChar w:fldCharType="separate"/>
        </w:r>
        <w:r>
          <w:rPr>
            <w:noProof/>
            <w:webHidden/>
          </w:rPr>
          <w:t>45</w:t>
        </w:r>
        <w:r>
          <w:rPr>
            <w:noProof/>
            <w:webHidden/>
          </w:rPr>
          <w:fldChar w:fldCharType="end"/>
        </w:r>
      </w:hyperlink>
    </w:p>
    <w:p w14:paraId="538E2FBD" w14:textId="6085211D" w:rsidR="002879EF" w:rsidRDefault="00046A01" w:rsidP="001C5B74">
      <w:r>
        <w:fldChar w:fldCharType="end"/>
      </w:r>
    </w:p>
    <w:p w14:paraId="31988EB6" w14:textId="77777777" w:rsidR="002879EF" w:rsidRPr="0001704E" w:rsidRDefault="002879EF" w:rsidP="00A36C21">
      <w:pPr>
        <w:pStyle w:val="Ueberschrift1ohneNummer"/>
      </w:pPr>
      <w:bookmarkStart w:id="15" w:name="_Toc536357978"/>
      <w:bookmarkStart w:id="16" w:name="_Toc229835307"/>
      <w:r>
        <w:t>Abkürzungsverzeichnis</w:t>
      </w:r>
      <w:bookmarkEnd w:id="15"/>
      <w:bookmarkEnd w:id="1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6864"/>
      </w:tblGrid>
      <w:tr w:rsidR="005D3F0D" w14:paraId="69A579C2" w14:textId="77777777" w:rsidTr="005D3F0D">
        <w:tc>
          <w:tcPr>
            <w:tcW w:w="2340" w:type="dxa"/>
          </w:tcPr>
          <w:p w14:paraId="0D84EBDF" w14:textId="2488FAA3" w:rsidR="005D3F0D" w:rsidRPr="005D3F0D" w:rsidRDefault="00286580" w:rsidP="005D3F0D">
            <w:pPr>
              <w:jc w:val="left"/>
              <w:rPr>
                <w:b/>
                <w:bCs/>
              </w:rPr>
            </w:pPr>
            <w:r>
              <w:rPr>
                <w:b/>
                <w:bCs/>
              </w:rPr>
              <w:t>ADF</w:t>
            </w:r>
          </w:p>
        </w:tc>
        <w:tc>
          <w:tcPr>
            <w:tcW w:w="6864" w:type="dxa"/>
          </w:tcPr>
          <w:p w14:paraId="3F598DE6" w14:textId="6039F9ED" w:rsidR="005D3F0D" w:rsidRDefault="005D3F0D" w:rsidP="005D3F0D">
            <w:pPr>
              <w:jc w:val="left"/>
            </w:pPr>
            <w:proofErr w:type="spellStart"/>
            <w:r>
              <w:t>Augmented</w:t>
            </w:r>
            <w:proofErr w:type="spellEnd"/>
            <w:r>
              <w:t xml:space="preserve"> Dickey-Fuller (statistischer Test)</w:t>
            </w:r>
          </w:p>
        </w:tc>
      </w:tr>
      <w:tr w:rsidR="005D3F0D" w14:paraId="2B994A8F" w14:textId="77777777" w:rsidTr="005D3F0D">
        <w:tc>
          <w:tcPr>
            <w:tcW w:w="2340" w:type="dxa"/>
          </w:tcPr>
          <w:p w14:paraId="0C3CF314" w14:textId="7F4C6FC8" w:rsidR="005D3F0D" w:rsidRPr="005D3F0D" w:rsidRDefault="00286580" w:rsidP="005D3F0D">
            <w:pPr>
              <w:jc w:val="left"/>
              <w:rPr>
                <w:b/>
                <w:bCs/>
              </w:rPr>
            </w:pPr>
            <w:r>
              <w:rPr>
                <w:b/>
                <w:bCs/>
              </w:rPr>
              <w:t>BSADF</w:t>
            </w:r>
          </w:p>
        </w:tc>
        <w:tc>
          <w:tcPr>
            <w:tcW w:w="6864" w:type="dxa"/>
          </w:tcPr>
          <w:p w14:paraId="1945F373" w14:textId="39DEF99A" w:rsidR="005D3F0D" w:rsidRDefault="005D3F0D" w:rsidP="005D3F0D">
            <w:pPr>
              <w:jc w:val="left"/>
            </w:pPr>
            <w:proofErr w:type="spellStart"/>
            <w:r>
              <w:t>Backward</w:t>
            </w:r>
            <w:proofErr w:type="spellEnd"/>
            <w:r>
              <w:t xml:space="preserve"> Supremum </w:t>
            </w:r>
            <w:proofErr w:type="spellStart"/>
            <w:r>
              <w:t>Augmented</w:t>
            </w:r>
            <w:proofErr w:type="spellEnd"/>
            <w:r>
              <w:t xml:space="preserve"> Dickey-Fuller</w:t>
            </w:r>
          </w:p>
        </w:tc>
      </w:tr>
      <w:tr w:rsidR="005D3F0D" w14:paraId="23E9F9D2" w14:textId="77777777" w:rsidTr="005D3F0D">
        <w:tc>
          <w:tcPr>
            <w:tcW w:w="2340" w:type="dxa"/>
          </w:tcPr>
          <w:p w14:paraId="32CE2A3D" w14:textId="18242E10" w:rsidR="005D3F0D" w:rsidRPr="005D3F0D" w:rsidRDefault="005D3F0D" w:rsidP="005D3F0D">
            <w:pPr>
              <w:jc w:val="left"/>
              <w:rPr>
                <w:b/>
                <w:bCs/>
              </w:rPr>
            </w:pPr>
            <w:r>
              <w:rPr>
                <w:b/>
                <w:bCs/>
              </w:rPr>
              <w:t>CFR</w:t>
            </w:r>
          </w:p>
        </w:tc>
        <w:tc>
          <w:tcPr>
            <w:tcW w:w="6864" w:type="dxa"/>
          </w:tcPr>
          <w:p w14:paraId="2A373B48" w14:textId="334CD3FA" w:rsidR="005D3F0D" w:rsidRDefault="005D3F0D" w:rsidP="005D3F0D">
            <w:pPr>
              <w:jc w:val="left"/>
            </w:pPr>
            <w:r>
              <w:t xml:space="preserve">Compagnie </w:t>
            </w:r>
            <w:proofErr w:type="spellStart"/>
            <w:r>
              <w:t>Financière</w:t>
            </w:r>
            <w:proofErr w:type="spellEnd"/>
            <w:r>
              <w:t xml:space="preserve"> Richemont (Ticker-Symbol)</w:t>
            </w:r>
          </w:p>
        </w:tc>
      </w:tr>
      <w:tr w:rsidR="005D3F0D" w14:paraId="309A8E74" w14:textId="77777777" w:rsidTr="005D3F0D">
        <w:tc>
          <w:tcPr>
            <w:tcW w:w="2340" w:type="dxa"/>
          </w:tcPr>
          <w:p w14:paraId="6221BDC3" w14:textId="33FD0493" w:rsidR="005D3F0D" w:rsidRPr="005D3F0D" w:rsidRDefault="005D3F0D" w:rsidP="005D3F0D">
            <w:pPr>
              <w:jc w:val="left"/>
              <w:rPr>
                <w:b/>
                <w:bCs/>
              </w:rPr>
            </w:pPr>
            <w:r>
              <w:rPr>
                <w:b/>
                <w:bCs/>
              </w:rPr>
              <w:t>EMH</w:t>
            </w:r>
          </w:p>
        </w:tc>
        <w:tc>
          <w:tcPr>
            <w:tcW w:w="6864" w:type="dxa"/>
          </w:tcPr>
          <w:p w14:paraId="4379BED3" w14:textId="78FA1893" w:rsidR="005D3F0D" w:rsidRDefault="005D3F0D" w:rsidP="005D3F0D">
            <w:pPr>
              <w:jc w:val="left"/>
            </w:pPr>
            <w:proofErr w:type="spellStart"/>
            <w:r>
              <w:t>Efficient</w:t>
            </w:r>
            <w:proofErr w:type="spellEnd"/>
            <w:r>
              <w:t xml:space="preserve"> Market Hypothesis (Markteffizienzhypothese)</w:t>
            </w:r>
          </w:p>
        </w:tc>
      </w:tr>
      <w:tr w:rsidR="005D3F0D" w14:paraId="645CDF40" w14:textId="77777777" w:rsidTr="005D3F0D">
        <w:tc>
          <w:tcPr>
            <w:tcW w:w="2340" w:type="dxa"/>
          </w:tcPr>
          <w:p w14:paraId="3457BDE6" w14:textId="5AE1FB5C" w:rsidR="005D3F0D" w:rsidRPr="005D3F0D" w:rsidRDefault="00286580" w:rsidP="005D3F0D">
            <w:pPr>
              <w:jc w:val="left"/>
              <w:rPr>
                <w:b/>
                <w:bCs/>
              </w:rPr>
            </w:pPr>
            <w:r>
              <w:rPr>
                <w:b/>
                <w:bCs/>
              </w:rPr>
              <w:t>GSADF</w:t>
            </w:r>
          </w:p>
        </w:tc>
        <w:tc>
          <w:tcPr>
            <w:tcW w:w="6864" w:type="dxa"/>
          </w:tcPr>
          <w:p w14:paraId="251CFE84" w14:textId="58D19376" w:rsidR="005D3F0D" w:rsidRDefault="005D3F0D" w:rsidP="005D3F0D">
            <w:pPr>
              <w:jc w:val="left"/>
            </w:pPr>
            <w:proofErr w:type="spellStart"/>
            <w:r>
              <w:t>Generalized</w:t>
            </w:r>
            <w:proofErr w:type="spellEnd"/>
            <w:r>
              <w:t xml:space="preserve"> Supremum </w:t>
            </w:r>
            <w:proofErr w:type="spellStart"/>
            <w:r>
              <w:t>Augmented</w:t>
            </w:r>
            <w:proofErr w:type="spellEnd"/>
            <w:r>
              <w:t xml:space="preserve"> Dickey-Fuller</w:t>
            </w:r>
          </w:p>
        </w:tc>
      </w:tr>
      <w:tr w:rsidR="005D3F0D" w14:paraId="7969A372" w14:textId="77777777" w:rsidTr="005D3F0D">
        <w:tc>
          <w:tcPr>
            <w:tcW w:w="2340" w:type="dxa"/>
          </w:tcPr>
          <w:p w14:paraId="59ED7729" w14:textId="2BE42200" w:rsidR="005D3F0D" w:rsidRPr="005D3F0D" w:rsidRDefault="005D3F0D" w:rsidP="005D3F0D">
            <w:pPr>
              <w:jc w:val="left"/>
              <w:rPr>
                <w:b/>
                <w:bCs/>
              </w:rPr>
            </w:pPr>
            <w:r>
              <w:rPr>
                <w:b/>
                <w:bCs/>
              </w:rPr>
              <w:lastRenderedPageBreak/>
              <w:t>IFL</w:t>
            </w:r>
          </w:p>
        </w:tc>
        <w:tc>
          <w:tcPr>
            <w:tcW w:w="6864" w:type="dxa"/>
          </w:tcPr>
          <w:p w14:paraId="060142BB" w14:textId="127D8F91" w:rsidR="005D3F0D" w:rsidRDefault="005D3F0D" w:rsidP="005D3F0D">
            <w:pPr>
              <w:jc w:val="left"/>
            </w:pPr>
            <w:r>
              <w:t>Institut für Finance und Law</w:t>
            </w:r>
          </w:p>
        </w:tc>
      </w:tr>
      <w:tr w:rsidR="005D3F0D" w14:paraId="53A299E3" w14:textId="77777777" w:rsidTr="005D3F0D">
        <w:tc>
          <w:tcPr>
            <w:tcW w:w="2340" w:type="dxa"/>
          </w:tcPr>
          <w:p w14:paraId="42CD3ABD" w14:textId="5BB64211" w:rsidR="005D3F0D" w:rsidRPr="005D3F0D" w:rsidRDefault="005D3F0D" w:rsidP="005D3F0D">
            <w:pPr>
              <w:jc w:val="left"/>
              <w:rPr>
                <w:b/>
                <w:bCs/>
              </w:rPr>
            </w:pPr>
            <w:r>
              <w:rPr>
                <w:b/>
                <w:bCs/>
              </w:rPr>
              <w:t>KGV</w:t>
            </w:r>
          </w:p>
        </w:tc>
        <w:tc>
          <w:tcPr>
            <w:tcW w:w="6864" w:type="dxa"/>
          </w:tcPr>
          <w:p w14:paraId="5653459E" w14:textId="5F431F5F" w:rsidR="005D3F0D" w:rsidRDefault="005D3F0D" w:rsidP="005D3F0D">
            <w:pPr>
              <w:jc w:val="left"/>
            </w:pPr>
            <w:r>
              <w:t>Kurs-Gewinn-Verhältnis</w:t>
            </w:r>
          </w:p>
        </w:tc>
      </w:tr>
      <w:tr w:rsidR="005D3F0D" w14:paraId="43AABACC" w14:textId="77777777" w:rsidTr="005D3F0D">
        <w:tc>
          <w:tcPr>
            <w:tcW w:w="2340" w:type="dxa"/>
          </w:tcPr>
          <w:p w14:paraId="27835850" w14:textId="1F6C1FEC" w:rsidR="005D3F0D" w:rsidRPr="005D3F0D" w:rsidRDefault="005D3F0D" w:rsidP="005D3F0D">
            <w:pPr>
              <w:jc w:val="left"/>
              <w:rPr>
                <w:b/>
                <w:bCs/>
              </w:rPr>
            </w:pPr>
            <w:r>
              <w:rPr>
                <w:b/>
                <w:bCs/>
              </w:rPr>
              <w:t>LOGN</w:t>
            </w:r>
          </w:p>
        </w:tc>
        <w:tc>
          <w:tcPr>
            <w:tcW w:w="6864" w:type="dxa"/>
          </w:tcPr>
          <w:p w14:paraId="74DFAADC" w14:textId="480C98C1" w:rsidR="005D3F0D" w:rsidRDefault="005D3F0D" w:rsidP="005D3F0D">
            <w:pPr>
              <w:jc w:val="left"/>
            </w:pPr>
            <w:r>
              <w:t>Logitech International (Ticker-Symbol)</w:t>
            </w:r>
          </w:p>
        </w:tc>
      </w:tr>
      <w:tr w:rsidR="005D3F0D" w14:paraId="0A3FFFE1" w14:textId="77777777" w:rsidTr="005D3F0D">
        <w:tc>
          <w:tcPr>
            <w:tcW w:w="2340" w:type="dxa"/>
          </w:tcPr>
          <w:p w14:paraId="15F7B145" w14:textId="11CC1EDA" w:rsidR="005D3F0D" w:rsidRPr="005D3F0D" w:rsidRDefault="005D3F0D" w:rsidP="005D3F0D">
            <w:pPr>
              <w:jc w:val="left"/>
              <w:rPr>
                <w:b/>
                <w:bCs/>
              </w:rPr>
            </w:pPr>
            <w:r>
              <w:rPr>
                <w:b/>
                <w:bCs/>
              </w:rPr>
              <w:t>LONN</w:t>
            </w:r>
          </w:p>
        </w:tc>
        <w:tc>
          <w:tcPr>
            <w:tcW w:w="6864" w:type="dxa"/>
          </w:tcPr>
          <w:p w14:paraId="5A58584A" w14:textId="2F35AEE9" w:rsidR="005D3F0D" w:rsidRDefault="005D3F0D" w:rsidP="005D3F0D">
            <w:pPr>
              <w:jc w:val="left"/>
            </w:pPr>
            <w:r>
              <w:t>Lonza Group (Ticker-Symbol)</w:t>
            </w:r>
          </w:p>
        </w:tc>
      </w:tr>
      <w:tr w:rsidR="005D3F0D" w14:paraId="05251B5F" w14:textId="77777777" w:rsidTr="005D3F0D">
        <w:tc>
          <w:tcPr>
            <w:tcW w:w="2340" w:type="dxa"/>
          </w:tcPr>
          <w:p w14:paraId="320FFE2F" w14:textId="3BF607FA" w:rsidR="005D3F0D" w:rsidRPr="005D3F0D" w:rsidRDefault="005D3F0D" w:rsidP="005D3F0D">
            <w:pPr>
              <w:jc w:val="left"/>
              <w:rPr>
                <w:b/>
                <w:bCs/>
              </w:rPr>
            </w:pPr>
            <w:r>
              <w:rPr>
                <w:b/>
                <w:bCs/>
              </w:rPr>
              <w:t>LPPL</w:t>
            </w:r>
          </w:p>
        </w:tc>
        <w:tc>
          <w:tcPr>
            <w:tcW w:w="6864" w:type="dxa"/>
          </w:tcPr>
          <w:p w14:paraId="2A97304F" w14:textId="0BC5EB31" w:rsidR="005D3F0D" w:rsidRDefault="005D3F0D" w:rsidP="005D3F0D">
            <w:pPr>
              <w:jc w:val="left"/>
            </w:pPr>
            <w:r>
              <w:t>Log-</w:t>
            </w:r>
            <w:proofErr w:type="spellStart"/>
            <w:r>
              <w:t>Periodic</w:t>
            </w:r>
            <w:proofErr w:type="spellEnd"/>
            <w:r>
              <w:t xml:space="preserve"> Power Law</w:t>
            </w:r>
          </w:p>
        </w:tc>
      </w:tr>
      <w:tr w:rsidR="005D3F0D" w14:paraId="752578EA" w14:textId="77777777" w:rsidTr="005D3F0D">
        <w:tc>
          <w:tcPr>
            <w:tcW w:w="2340" w:type="dxa"/>
          </w:tcPr>
          <w:p w14:paraId="6F22D09A" w14:textId="2FE11360" w:rsidR="005D3F0D" w:rsidRPr="005D3F0D" w:rsidRDefault="00286580" w:rsidP="005D3F0D">
            <w:pPr>
              <w:jc w:val="left"/>
              <w:rPr>
                <w:b/>
                <w:bCs/>
              </w:rPr>
            </w:pPr>
            <w:proofErr w:type="spellStart"/>
            <w:r>
              <w:rPr>
                <w:b/>
                <w:bCs/>
              </w:rPr>
              <w:t>MaxDD</w:t>
            </w:r>
            <w:proofErr w:type="spellEnd"/>
          </w:p>
        </w:tc>
        <w:tc>
          <w:tcPr>
            <w:tcW w:w="6864" w:type="dxa"/>
          </w:tcPr>
          <w:p w14:paraId="25A990D1" w14:textId="2F3A53F9" w:rsidR="005D3F0D" w:rsidRDefault="005D3F0D" w:rsidP="005D3F0D">
            <w:pPr>
              <w:jc w:val="left"/>
            </w:pPr>
            <w:r>
              <w:t xml:space="preserve">Maximum </w:t>
            </w:r>
            <w:proofErr w:type="spellStart"/>
            <w:r>
              <w:t>Drawdown</w:t>
            </w:r>
            <w:proofErr w:type="spellEnd"/>
            <w:r>
              <w:t xml:space="preserve"> (Maximaler Kapitalverlust)</w:t>
            </w:r>
          </w:p>
        </w:tc>
      </w:tr>
      <w:tr w:rsidR="005D3F0D" w14:paraId="18B488D5" w14:textId="77777777" w:rsidTr="005D3F0D">
        <w:tc>
          <w:tcPr>
            <w:tcW w:w="2340" w:type="dxa"/>
          </w:tcPr>
          <w:p w14:paraId="0977CAA5" w14:textId="7BA577FC" w:rsidR="005D3F0D" w:rsidRPr="005D3F0D" w:rsidRDefault="005D3F0D" w:rsidP="005D3F0D">
            <w:pPr>
              <w:jc w:val="left"/>
              <w:rPr>
                <w:b/>
                <w:bCs/>
              </w:rPr>
            </w:pPr>
            <w:r>
              <w:rPr>
                <w:b/>
                <w:bCs/>
              </w:rPr>
              <w:t>OLS</w:t>
            </w:r>
          </w:p>
        </w:tc>
        <w:tc>
          <w:tcPr>
            <w:tcW w:w="6864" w:type="dxa"/>
          </w:tcPr>
          <w:p w14:paraId="53A5BF9B" w14:textId="6C6056A6" w:rsidR="005D3F0D" w:rsidRDefault="005D3F0D" w:rsidP="005D3F0D">
            <w:pPr>
              <w:jc w:val="left"/>
            </w:pPr>
            <w:proofErr w:type="spellStart"/>
            <w:r>
              <w:t>Ordinary</w:t>
            </w:r>
            <w:proofErr w:type="spellEnd"/>
            <w:r>
              <w:t xml:space="preserve"> Least Squares (Kleinste-Quadrate-Schätzung)</w:t>
            </w:r>
          </w:p>
        </w:tc>
      </w:tr>
      <w:tr w:rsidR="005D3F0D" w14:paraId="0B94FC27" w14:textId="77777777" w:rsidTr="005D3F0D">
        <w:tc>
          <w:tcPr>
            <w:tcW w:w="2340" w:type="dxa"/>
          </w:tcPr>
          <w:p w14:paraId="7C3251E3" w14:textId="77D767E5" w:rsidR="005D3F0D" w:rsidRPr="005D3F0D" w:rsidRDefault="005D3F0D" w:rsidP="005D3F0D">
            <w:pPr>
              <w:jc w:val="left"/>
              <w:rPr>
                <w:b/>
                <w:bCs/>
              </w:rPr>
            </w:pPr>
            <w:r>
              <w:rPr>
                <w:b/>
                <w:bCs/>
              </w:rPr>
              <w:t>OST</w:t>
            </w:r>
          </w:p>
        </w:tc>
        <w:tc>
          <w:tcPr>
            <w:tcW w:w="6864" w:type="dxa"/>
          </w:tcPr>
          <w:p w14:paraId="317C60A9" w14:textId="5149EFE2" w:rsidR="005D3F0D" w:rsidRDefault="005D3F0D" w:rsidP="005D3F0D">
            <w:pPr>
              <w:jc w:val="left"/>
            </w:pPr>
            <w:r>
              <w:t>Ostschweizer Fachhochschule</w:t>
            </w:r>
          </w:p>
        </w:tc>
      </w:tr>
      <w:tr w:rsidR="005D3F0D" w14:paraId="44819E90" w14:textId="77777777" w:rsidTr="005D3F0D">
        <w:tc>
          <w:tcPr>
            <w:tcW w:w="2340" w:type="dxa"/>
          </w:tcPr>
          <w:p w14:paraId="2F262933" w14:textId="46660571" w:rsidR="005D3F0D" w:rsidRPr="005D3F0D" w:rsidRDefault="005D3F0D" w:rsidP="005D3F0D">
            <w:pPr>
              <w:jc w:val="left"/>
              <w:rPr>
                <w:b/>
                <w:bCs/>
              </w:rPr>
            </w:pPr>
            <w:r>
              <w:rPr>
                <w:b/>
                <w:bCs/>
              </w:rPr>
              <w:t>PGHN</w:t>
            </w:r>
          </w:p>
        </w:tc>
        <w:tc>
          <w:tcPr>
            <w:tcW w:w="6864" w:type="dxa"/>
          </w:tcPr>
          <w:p w14:paraId="66076384" w14:textId="3E73D048" w:rsidR="005D3F0D" w:rsidRDefault="005D3F0D" w:rsidP="005D3F0D">
            <w:pPr>
              <w:jc w:val="left"/>
            </w:pPr>
            <w:r>
              <w:t>Partners Group Holding (Ticker-Symbol)</w:t>
            </w:r>
          </w:p>
        </w:tc>
      </w:tr>
      <w:tr w:rsidR="005D3F0D" w14:paraId="14DC949A" w14:textId="77777777" w:rsidTr="005D3F0D">
        <w:tc>
          <w:tcPr>
            <w:tcW w:w="2340" w:type="dxa"/>
          </w:tcPr>
          <w:p w14:paraId="4B090808" w14:textId="28E451C5" w:rsidR="005D3F0D" w:rsidRPr="005D3F0D" w:rsidRDefault="005D3F0D" w:rsidP="005D3F0D">
            <w:pPr>
              <w:jc w:val="left"/>
              <w:rPr>
                <w:b/>
                <w:bCs/>
              </w:rPr>
            </w:pPr>
            <w:r>
              <w:rPr>
                <w:b/>
                <w:bCs/>
              </w:rPr>
              <w:t>PSY</w:t>
            </w:r>
          </w:p>
        </w:tc>
        <w:tc>
          <w:tcPr>
            <w:tcW w:w="6864" w:type="dxa"/>
          </w:tcPr>
          <w:p w14:paraId="3486078E" w14:textId="62E75F9D" w:rsidR="005D3F0D" w:rsidRDefault="005D3F0D" w:rsidP="005D3F0D">
            <w:pPr>
              <w:jc w:val="left"/>
            </w:pPr>
            <w:r>
              <w:t>Phillips-Shi-</w:t>
            </w:r>
            <w:proofErr w:type="spellStart"/>
            <w:r>
              <w:t>Yu</w:t>
            </w:r>
            <w:proofErr w:type="spellEnd"/>
            <w:r>
              <w:t xml:space="preserve"> (Blasendetektions-Verfahren)</w:t>
            </w:r>
          </w:p>
        </w:tc>
      </w:tr>
      <w:tr w:rsidR="005D3F0D" w14:paraId="13B305B6" w14:textId="77777777" w:rsidTr="005D3F0D">
        <w:tc>
          <w:tcPr>
            <w:tcW w:w="2340" w:type="dxa"/>
          </w:tcPr>
          <w:p w14:paraId="5B656765" w14:textId="382564E0" w:rsidR="005D3F0D" w:rsidRPr="005D3F0D" w:rsidRDefault="00286580" w:rsidP="005D3F0D">
            <w:pPr>
              <w:jc w:val="left"/>
              <w:rPr>
                <w:b/>
                <w:bCs/>
              </w:rPr>
            </w:pPr>
            <w:r>
              <w:rPr>
                <w:b/>
                <w:bCs/>
              </w:rPr>
              <w:t>SADF</w:t>
            </w:r>
          </w:p>
        </w:tc>
        <w:tc>
          <w:tcPr>
            <w:tcW w:w="6864" w:type="dxa"/>
          </w:tcPr>
          <w:p w14:paraId="5C3C631C" w14:textId="70963E0D" w:rsidR="005D3F0D" w:rsidRDefault="005D3F0D" w:rsidP="005D3F0D">
            <w:pPr>
              <w:jc w:val="left"/>
            </w:pPr>
            <w:r>
              <w:t xml:space="preserve">Supremum </w:t>
            </w:r>
            <w:proofErr w:type="spellStart"/>
            <w:r>
              <w:t>Augmented</w:t>
            </w:r>
            <w:proofErr w:type="spellEnd"/>
            <w:r>
              <w:t xml:space="preserve"> Dickey-Fuller</w:t>
            </w:r>
          </w:p>
        </w:tc>
      </w:tr>
      <w:tr w:rsidR="005D3F0D" w14:paraId="6A09EF0E" w14:textId="77777777" w:rsidTr="005D3F0D">
        <w:tc>
          <w:tcPr>
            <w:tcW w:w="2340" w:type="dxa"/>
          </w:tcPr>
          <w:p w14:paraId="3F4BE4D3" w14:textId="50B7D907" w:rsidR="005D3F0D" w:rsidRPr="005D3F0D" w:rsidRDefault="005D3F0D" w:rsidP="005D3F0D">
            <w:pPr>
              <w:jc w:val="left"/>
              <w:rPr>
                <w:b/>
                <w:bCs/>
              </w:rPr>
            </w:pPr>
            <w:r>
              <w:rPr>
                <w:b/>
                <w:bCs/>
              </w:rPr>
              <w:t>SIKA</w:t>
            </w:r>
          </w:p>
        </w:tc>
        <w:tc>
          <w:tcPr>
            <w:tcW w:w="6864" w:type="dxa"/>
          </w:tcPr>
          <w:p w14:paraId="5D964CB7" w14:textId="3D034CC8" w:rsidR="005D3F0D" w:rsidRDefault="005D3F0D" w:rsidP="005D3F0D">
            <w:pPr>
              <w:jc w:val="left"/>
            </w:pPr>
            <w:r>
              <w:t>Sika AG (Ticker-Symbol)</w:t>
            </w:r>
          </w:p>
        </w:tc>
      </w:tr>
      <w:tr w:rsidR="005D3F0D" w14:paraId="0B7753A8" w14:textId="77777777" w:rsidTr="005D3F0D">
        <w:tc>
          <w:tcPr>
            <w:tcW w:w="2340" w:type="dxa"/>
          </w:tcPr>
          <w:p w14:paraId="6B024D9D" w14:textId="1E409B6C" w:rsidR="005D3F0D" w:rsidRPr="005D3F0D" w:rsidRDefault="005D3F0D" w:rsidP="005D3F0D">
            <w:pPr>
              <w:jc w:val="left"/>
              <w:rPr>
                <w:b/>
                <w:bCs/>
              </w:rPr>
            </w:pPr>
            <w:r>
              <w:rPr>
                <w:b/>
                <w:bCs/>
              </w:rPr>
              <w:t>SLI</w:t>
            </w:r>
          </w:p>
        </w:tc>
        <w:tc>
          <w:tcPr>
            <w:tcW w:w="6864" w:type="dxa"/>
          </w:tcPr>
          <w:p w14:paraId="52686F01" w14:textId="71C8BCC6" w:rsidR="005D3F0D" w:rsidRDefault="005D3F0D" w:rsidP="005D3F0D">
            <w:pPr>
              <w:jc w:val="left"/>
            </w:pPr>
            <w:r>
              <w:t>Swiss Leader Index</w:t>
            </w:r>
          </w:p>
        </w:tc>
      </w:tr>
      <w:tr w:rsidR="005D3F0D" w14:paraId="255F7E81" w14:textId="77777777" w:rsidTr="005D3F0D">
        <w:tc>
          <w:tcPr>
            <w:tcW w:w="2340" w:type="dxa"/>
          </w:tcPr>
          <w:p w14:paraId="40D566A7" w14:textId="725329F6" w:rsidR="005D3F0D" w:rsidRPr="005D3F0D" w:rsidRDefault="005D3F0D" w:rsidP="005D3F0D">
            <w:pPr>
              <w:jc w:val="left"/>
              <w:rPr>
                <w:b/>
                <w:bCs/>
              </w:rPr>
            </w:pPr>
            <w:r>
              <w:rPr>
                <w:b/>
                <w:bCs/>
              </w:rPr>
              <w:t>SMA</w:t>
            </w:r>
          </w:p>
        </w:tc>
        <w:tc>
          <w:tcPr>
            <w:tcW w:w="6864" w:type="dxa"/>
          </w:tcPr>
          <w:p w14:paraId="55CFF10E" w14:textId="0E23CBEF" w:rsidR="005D3F0D" w:rsidRDefault="005D3F0D" w:rsidP="005D3F0D">
            <w:pPr>
              <w:jc w:val="left"/>
            </w:pPr>
            <w:r>
              <w:t>Simple Moving Average (Einfacher gleitender Durchschnitt)</w:t>
            </w:r>
          </w:p>
        </w:tc>
      </w:tr>
      <w:tr w:rsidR="005D3F0D" w14:paraId="1A46B6D9" w14:textId="77777777" w:rsidTr="005D3F0D">
        <w:tc>
          <w:tcPr>
            <w:tcW w:w="2340" w:type="dxa"/>
          </w:tcPr>
          <w:p w14:paraId="73D665E6" w14:textId="6CCAE9C7" w:rsidR="005D3F0D" w:rsidRPr="005D3F0D" w:rsidRDefault="005D3F0D" w:rsidP="005D3F0D">
            <w:pPr>
              <w:jc w:val="left"/>
              <w:rPr>
                <w:b/>
                <w:bCs/>
              </w:rPr>
            </w:pPr>
            <w:r>
              <w:rPr>
                <w:b/>
                <w:bCs/>
              </w:rPr>
              <w:t>SMI</w:t>
            </w:r>
          </w:p>
        </w:tc>
        <w:tc>
          <w:tcPr>
            <w:tcW w:w="6864" w:type="dxa"/>
          </w:tcPr>
          <w:p w14:paraId="0310101C" w14:textId="7EBF21FB" w:rsidR="005D3F0D" w:rsidRDefault="005D3F0D" w:rsidP="005D3F0D">
            <w:pPr>
              <w:jc w:val="left"/>
            </w:pPr>
            <w:r>
              <w:t>Swiss Market Index</w:t>
            </w:r>
          </w:p>
        </w:tc>
      </w:tr>
    </w:tbl>
    <w:p w14:paraId="44A7BC66" w14:textId="77777777" w:rsidR="002879EF" w:rsidRPr="0001704E" w:rsidRDefault="002879EF" w:rsidP="001C5B74"/>
    <w:p w14:paraId="71F37E8D" w14:textId="77777777" w:rsidR="002879EF" w:rsidRPr="0001704E" w:rsidRDefault="002879EF" w:rsidP="001C5B74"/>
    <w:p w14:paraId="254ADDD6" w14:textId="77777777" w:rsidR="002879EF" w:rsidRPr="0001704E" w:rsidRDefault="002879EF" w:rsidP="001C5B74"/>
    <w:p w14:paraId="442D22E6" w14:textId="77777777" w:rsidR="002879EF" w:rsidRPr="0001704E" w:rsidRDefault="002879EF" w:rsidP="00D760D1"/>
    <w:p w14:paraId="12A0A853" w14:textId="77777777" w:rsidR="002879EF" w:rsidRPr="0001704E" w:rsidRDefault="002879EF" w:rsidP="00D760D1">
      <w:pPr>
        <w:sectPr w:rsidR="002879EF" w:rsidRPr="0001704E" w:rsidSect="005E75FF">
          <w:pgSz w:w="11906" w:h="16838"/>
          <w:pgMar w:top="1418" w:right="1274" w:bottom="1418" w:left="1418" w:header="720" w:footer="720" w:gutter="0"/>
          <w:pgNumType w:fmt="upperRoman"/>
          <w:cols w:space="720"/>
        </w:sectPr>
      </w:pPr>
    </w:p>
    <w:p w14:paraId="386638AB" w14:textId="54B8C8E7" w:rsidR="002879EF" w:rsidRPr="0001704E" w:rsidRDefault="009A3FCD" w:rsidP="001D5CB5">
      <w:pPr>
        <w:pStyle w:val="Heading1"/>
      </w:pPr>
      <w:bookmarkStart w:id="17" w:name="_Toc229835308"/>
      <w:r>
        <w:lastRenderedPageBreak/>
        <w:t>Einleitung</w:t>
      </w:r>
      <w:bookmarkEnd w:id="17"/>
    </w:p>
    <w:p w14:paraId="4498BAA8" w14:textId="77777777" w:rsidR="002879EF" w:rsidRPr="0001704E" w:rsidRDefault="00976AC9" w:rsidP="00C10D50">
      <w:pPr>
        <w:pStyle w:val="Heading2"/>
      </w:pPr>
      <w:bookmarkStart w:id="18" w:name="_Toc229835309"/>
      <w:r>
        <w:t>Unternehmen/Institution</w:t>
      </w:r>
      <w:bookmarkEnd w:id="18"/>
    </w:p>
    <w:p w14:paraId="323DA443" w14:textId="53ECFCB5" w:rsidR="002879EF" w:rsidRDefault="00ED0523" w:rsidP="00D760D1">
      <w:r>
        <w:t>Die vorliegende Bachelorarbeit wird in Kooperation mit dem Institut für Finance und Law (IFL) der OST – Ostschweizer Fachhochschule (Campus St. Gallen) verfasst. Das IFL fungiert als Themengeber und hat diese Forschungsarbeit im Kompetenzbereich Banking und Finance angesiedelt. Thematisch bewegt sich die Untersuchung an der Schnittstelle zwischen Quantitative Finance und der verhaltensorientierten Finanzmarkttheorie (Behavioral Finance).</w:t>
      </w:r>
    </w:p>
    <w:p w14:paraId="253E1659" w14:textId="14B17D40" w:rsidR="002879EF" w:rsidRPr="0001704E" w:rsidRDefault="00976AC9" w:rsidP="00D760D1">
      <w:pPr>
        <w:pStyle w:val="Heading2"/>
      </w:pPr>
      <w:bookmarkStart w:id="19" w:name="_Toc229835310"/>
      <w:r>
        <w:t>Ausgangslage</w:t>
      </w:r>
      <w:bookmarkEnd w:id="19"/>
    </w:p>
    <w:p w14:paraId="6093535F" w14:textId="77547DD6" w:rsidR="008B02E9" w:rsidRPr="0001704E" w:rsidRDefault="008B02E9" w:rsidP="008B02E9">
      <w:r>
        <w:t xml:space="preserve">Die Finanzmärkte neigen immer wieder zu spekulativen Blasen, bei denen sich die Preise stark und dauerhaft von ihren fundamentalen Werten lösen. Für rationale </w:t>
      </w:r>
      <w:proofErr w:type="spellStart"/>
      <w:proofErr w:type="gramStart"/>
      <w:r>
        <w:t>Investor:innen</w:t>
      </w:r>
      <w:proofErr w:type="spellEnd"/>
      <w:proofErr w:type="gramEnd"/>
      <w:r>
        <w:t xml:space="preserve"> und Vermögensverwalter entsteht dabei ein schwieriges Entscheidungsproblem: Sollen sie das Risiko meiden oder versuchen, die Übertreibung zu ihrem Vorteil zu nutzen?</w:t>
      </w:r>
    </w:p>
    <w:p w14:paraId="0EF241ED" w14:textId="7DDEBC57" w:rsidR="008B02E9" w:rsidRPr="0001704E" w:rsidRDefault="008B02E9" w:rsidP="008B02E9">
      <w:r>
        <w:t>Die klassische Markteffizienzhypothese legt nahe, Fehlbewertungen sofort durch Leerverkäufe (Short-</w:t>
      </w:r>
      <w:proofErr w:type="spellStart"/>
      <w:r>
        <w:t>Selling</w:t>
      </w:r>
      <w:proofErr w:type="spellEnd"/>
      <w:r>
        <w:t xml:space="preserve">) zu korrigieren. Neuere Ansätze der Behavioral Finance argumentieren jedoch, dass es rational sein kann, eine Blase zeitweise zu </w:t>
      </w:r>
      <w:r w:rsidR="006510EB">
        <w:t>«</w:t>
      </w:r>
      <w:r>
        <w:t>reiten</w:t>
      </w:r>
      <w:r w:rsidR="006510EB">
        <w:t>»</w:t>
      </w:r>
      <w:r>
        <w:t xml:space="preserve"> (</w:t>
      </w:r>
      <w:r w:rsidR="006510EB">
        <w:t>«</w:t>
      </w:r>
      <w:proofErr w:type="spellStart"/>
      <w:r>
        <w:t>Riding</w:t>
      </w:r>
      <w:proofErr w:type="spellEnd"/>
      <w:r>
        <w:t xml:space="preserve"> Bubbles</w:t>
      </w:r>
      <w:r w:rsidR="006510EB">
        <w:t>»</w:t>
      </w:r>
      <w:r>
        <w:t xml:space="preserve">) (Abreu &amp; Brunnermeier, 2003). Der Grund ist das sogenannte Synchronisationsrisiko: Einzelne Marktteilnehmende können den Markt nicht allein korrigieren. Sie müssen warten, bis genügend andere </w:t>
      </w:r>
      <w:proofErr w:type="spellStart"/>
      <w:proofErr w:type="gramStart"/>
      <w:r>
        <w:t>Akteur:innen</w:t>
      </w:r>
      <w:proofErr w:type="spellEnd"/>
      <w:proofErr w:type="gramEnd"/>
      <w:r>
        <w:t xml:space="preserve"> ebenfalls verkaufen.</w:t>
      </w:r>
    </w:p>
    <w:p w14:paraId="7ED7CF7A" w14:textId="77777777" w:rsidR="008B02E9" w:rsidRPr="0001704E" w:rsidRDefault="008B02E9" w:rsidP="008B02E9">
      <w:r>
        <w:t>Bestehende Modelle zur technologischen Umsetzung dieser Strategie haben in der Praxis jedoch Schwächen. Traditionelle, physikalisch motivierte Ansätze wie das LPPL-Modell (Log-</w:t>
      </w:r>
      <w:proofErr w:type="spellStart"/>
      <w:r>
        <w:t>Periodic</w:t>
      </w:r>
      <w:proofErr w:type="spellEnd"/>
      <w:r>
        <w:t xml:space="preserve"> Power Law) sind oft schwer handhabbar. Sie haben viele Parameter, was oft dazu führt, dass das Modell zwar vergangene Daten gut erklärt, aber bei der Vorhersage scheitert (</w:t>
      </w:r>
      <w:proofErr w:type="spellStart"/>
      <w:r>
        <w:t>Overfitting</w:t>
      </w:r>
      <w:proofErr w:type="spellEnd"/>
      <w:r>
        <w:t>) (Johansen et al., 2000).</w:t>
      </w:r>
    </w:p>
    <w:p w14:paraId="5DB7FDD5" w14:textId="4444EF2C" w:rsidR="00A67CC3" w:rsidRPr="0001704E" w:rsidRDefault="008B02E9" w:rsidP="008B02E9">
      <w:r>
        <w:t xml:space="preserve">Für das Risikomanagement entstehen daraus zwei Gefahren: Erstens der </w:t>
      </w:r>
      <w:r w:rsidR="006510EB">
        <w:t>«</w:t>
      </w:r>
      <w:r>
        <w:t>falsche Alarm</w:t>
      </w:r>
      <w:r w:rsidR="006510EB">
        <w:t>»</w:t>
      </w:r>
      <w:r>
        <w:t xml:space="preserve"> (</w:t>
      </w:r>
      <w:proofErr w:type="spellStart"/>
      <w:r>
        <w:t>False</w:t>
      </w:r>
      <w:proofErr w:type="spellEnd"/>
      <w:r>
        <w:t xml:space="preserve"> Positives), bei dem volatile Marktphasen fälschlicherweise als Blasen erkannt werden (</w:t>
      </w:r>
      <w:proofErr w:type="spellStart"/>
      <w:r>
        <w:t>Milunovich</w:t>
      </w:r>
      <w:proofErr w:type="spellEnd"/>
      <w:r>
        <w:t xml:space="preserve"> et al., 2019). Zweitens besteht das Risiko, dass Modelle den kritischen Übergang von einer ruhigen in eine explosive Phase zu spät erkennen und den richtigen Zeitpunkt für den Ein- oder Ausstieg verpassen (Brooks &amp; </w:t>
      </w:r>
      <w:proofErr w:type="spellStart"/>
      <w:r>
        <w:t>Katsaris</w:t>
      </w:r>
      <w:proofErr w:type="spellEnd"/>
      <w:r>
        <w:t>, 2005; Evans, 1991). Aktive Anleger im Schweizer Markt benötigen daher ein verlässliches Regelwerk, das auf soliden statistischen Methoden basiert und Fehlsignale reduziert.</w:t>
      </w:r>
    </w:p>
    <w:p w14:paraId="7333DAE0" w14:textId="77777777" w:rsidR="008B02E9" w:rsidRPr="0001704E" w:rsidRDefault="008B02E9" w:rsidP="008B02E9">
      <w:r>
        <w:lastRenderedPageBreak/>
        <w:t>Das zentrale Interesse der Arbeit liegt in der Entwicklung einer systemgestützten Handelsstrategie. Diese soll das Dilemma zwischen Gewinnmitnahme und Crash-Risiko durch drei Schritte lösen:</w:t>
      </w:r>
    </w:p>
    <w:p w14:paraId="42C39E8D" w14:textId="090A205B" w:rsidR="008B02E9" w:rsidRPr="0001704E" w:rsidRDefault="008B02E9" w:rsidP="00695F25">
      <w:pPr>
        <w:pStyle w:val="ListParagraph"/>
        <w:numPr>
          <w:ilvl w:val="0"/>
          <w:numId w:val="27"/>
        </w:numPr>
      </w:pPr>
      <w:r>
        <w:t xml:space="preserve">Bubble </w:t>
      </w:r>
      <w:proofErr w:type="spellStart"/>
      <w:r>
        <w:t>Detection</w:t>
      </w:r>
      <w:proofErr w:type="spellEnd"/>
      <w:r>
        <w:t xml:space="preserve"> System (Erkennung): Die Basis bildet ein Algorithmus, der spekulative Phasen in Echtzeit erkennt, ohne auf Zukunftsdaten zurückzugreifen. Anstatt sich auf Meinungen zu verlassen, werden statistische Verfahren genutzt. Hierbei kommt der Phillips-Shi-</w:t>
      </w:r>
      <w:proofErr w:type="spellStart"/>
      <w:r>
        <w:t>Yu</w:t>
      </w:r>
      <w:proofErr w:type="spellEnd"/>
      <w:r>
        <w:t xml:space="preserve"> (PSY) Test zum Einsatz. Dieser gilt als aktueller Standard, um Start- und Endpunkte von Blasen zu datieren (</w:t>
      </w:r>
      <w:proofErr w:type="spellStart"/>
      <w:r>
        <w:t>Milunovich</w:t>
      </w:r>
      <w:proofErr w:type="spellEnd"/>
      <w:r>
        <w:t xml:space="preserve"> et al., 2019). Wichtig ist dabei, nicht nur </w:t>
      </w:r>
      <w:r w:rsidR="00A806FD">
        <w:t>«</w:t>
      </w:r>
      <w:r>
        <w:t>Ja/Nein</w:t>
      </w:r>
      <w:r w:rsidR="00A806FD">
        <w:t>»</w:t>
      </w:r>
      <w:r>
        <w:t xml:space="preserve">-Signale zu erzeugen, sondern die Wahrscheinlichkeit eines Wechsels in eine explosive Marktphase zu messen (Brooks &amp; </w:t>
      </w:r>
      <w:proofErr w:type="spellStart"/>
      <w:r>
        <w:t>Katsaris</w:t>
      </w:r>
      <w:proofErr w:type="spellEnd"/>
      <w:r>
        <w:t>, 2005).</w:t>
      </w:r>
    </w:p>
    <w:p w14:paraId="65A64F9A" w14:textId="7D32EC04" w:rsidR="008B02E9" w:rsidRPr="0001704E" w:rsidRDefault="008B02E9" w:rsidP="00140423">
      <w:pPr>
        <w:pStyle w:val="ListParagraph"/>
        <w:numPr>
          <w:ilvl w:val="0"/>
          <w:numId w:val="27"/>
        </w:numPr>
      </w:pPr>
      <w:r>
        <w:t>Investitionsstrategie (Ausnutzung): Aufbauend auf der Erkennung wird eine Handelsstrategie entwickelt. Diese interpretiert eine Überbewertung nicht als Warnung zum Ausstieg, sondern als bedingtes Kaufsignal. Ziel ist es, die Phase des starken Preisanstiegs (</w:t>
      </w:r>
      <w:r w:rsidR="00A806FD">
        <w:t>«</w:t>
      </w:r>
      <w:r>
        <w:t>Run-</w:t>
      </w:r>
      <w:proofErr w:type="spellStart"/>
      <w:r>
        <w:t>up</w:t>
      </w:r>
      <w:proofErr w:type="spellEnd"/>
      <w:r w:rsidR="00A806FD">
        <w:t>»</w:t>
      </w:r>
      <w:r>
        <w:t xml:space="preserve">) mitzunehmen. Studien deuten darauf hin, dass eine solche </w:t>
      </w:r>
      <w:r w:rsidR="00A806FD">
        <w:t>«</w:t>
      </w:r>
      <w:proofErr w:type="spellStart"/>
      <w:r>
        <w:t>Riding</w:t>
      </w:r>
      <w:proofErr w:type="spellEnd"/>
      <w:r>
        <w:t xml:space="preserve"> Bubble</w:t>
      </w:r>
      <w:r w:rsidR="00A806FD">
        <w:t>»</w:t>
      </w:r>
      <w:r>
        <w:t>-Strategie eine bessere risikoadjustierte Rendite erzielen kann als passive Strategien (</w:t>
      </w:r>
      <w:proofErr w:type="spellStart"/>
      <w:r>
        <w:t>Guenster</w:t>
      </w:r>
      <w:proofErr w:type="spellEnd"/>
      <w:r>
        <w:t xml:space="preserve"> et al., 2009).</w:t>
      </w:r>
    </w:p>
    <w:p w14:paraId="57F931E9" w14:textId="1432AA3C" w:rsidR="008B02E9" w:rsidRPr="0001704E" w:rsidRDefault="008B02E9" w:rsidP="008B02E9">
      <w:pPr>
        <w:pStyle w:val="ListParagraph"/>
        <w:numPr>
          <w:ilvl w:val="0"/>
          <w:numId w:val="27"/>
        </w:numPr>
      </w:pPr>
      <w:r>
        <w:t>Risikokontrolle (Ausstieg): Eine zentrale methodische Anforderung ist der systematische Umgang mit Modellunsicherheit. Da kein Detektionsverfahren fehlerfrei ist, muss das Risikomanagement klare Regeln definieren, um Verluste zu begrenzen. Um Fehlsignale («</w:t>
      </w:r>
      <w:proofErr w:type="spellStart"/>
      <w:r>
        <w:t>False</w:t>
      </w:r>
      <w:proofErr w:type="spellEnd"/>
      <w:r>
        <w:t xml:space="preserve"> Positives») effektiv zu filtern, ohne die Ex-ante-Bedingung durch verzögerte Fundamentaldaten zu verletzen, setzt diese Arbeit auf eine dynamische Quantils-Logik. Anstatt subjektive Filter wie das Handelsvolumen zu nutzen, wird die statistische Signifikanz des PSY-Tests selbst als Risikoindikator verwendet. Erreicht die Teststatistik extreme Schwellenwerte der jüngsten Vergangenheit, wird das </w:t>
      </w:r>
      <w:proofErr w:type="spellStart"/>
      <w:r>
        <w:t>Marktexposure</w:t>
      </w:r>
      <w:proofErr w:type="spellEnd"/>
      <w:r>
        <w:t xml:space="preserve"> systematisch reduziert, um das Kapital vor dem kritischen Regime-Wechsel (dem Crash) zu schützen.</w:t>
      </w:r>
    </w:p>
    <w:p w14:paraId="2D593C6A" w14:textId="630AA350" w:rsidR="00140423" w:rsidRPr="0001704E" w:rsidRDefault="008B02E9" w:rsidP="00140423">
      <w:pPr>
        <w:pStyle w:val="Heading3"/>
      </w:pPr>
      <w:bookmarkStart w:id="20" w:name="_Toc229835311"/>
      <w:r>
        <w:t>Fokus der Untersuchung</w:t>
      </w:r>
      <w:bookmarkEnd w:id="20"/>
    </w:p>
    <w:p w14:paraId="68776B14" w14:textId="2741D4B3" w:rsidR="00B7432D" w:rsidRPr="0001704E" w:rsidRDefault="008B02E9" w:rsidP="00DE41E7">
      <w:r>
        <w:t>Da spekulative Übertreibungen oft nicht den ganzen Markt, sondern nur bestimmte Sektoren betreffen (</w:t>
      </w:r>
      <w:proofErr w:type="spellStart"/>
      <w:r>
        <w:t>Guenster</w:t>
      </w:r>
      <w:proofErr w:type="spellEnd"/>
      <w:r>
        <w:t xml:space="preserve"> et al., 2009), verzichtet diese Arbeit auf eine Analyse des Gesamtindex. Stattdessen konzentriert sich die Untersuchung auf fünf ausgewählte Titel des Schweizer Aktienmarktes (SMI), die aufgrund ihrer Branche oder Volatilität anfällig für solche Phasen sein könnten: Logitech, Richemont, Lonza, Sika und Partners Group.</w:t>
      </w:r>
    </w:p>
    <w:p w14:paraId="59EC0EC7" w14:textId="2292C531" w:rsidR="002879EF" w:rsidRPr="0001704E" w:rsidRDefault="00DE41E7" w:rsidP="00C10D50">
      <w:pPr>
        <w:pStyle w:val="Heading2"/>
      </w:pPr>
      <w:bookmarkStart w:id="21" w:name="_Toc229835312"/>
      <w:r>
        <w:lastRenderedPageBreak/>
        <w:t>Ziele</w:t>
      </w:r>
      <w:bookmarkEnd w:id="21"/>
    </w:p>
    <w:p w14:paraId="1040BB69" w14:textId="3DFF4041" w:rsidR="00B7432D" w:rsidRPr="0001704E" w:rsidRDefault="00B7432D" w:rsidP="00B7432D">
      <w:r>
        <w:t xml:space="preserve">Ziel der Arbeit ist es zu prüfen, ob eine systematische </w:t>
      </w:r>
      <w:r w:rsidR="002807D2">
        <w:t>«</w:t>
      </w:r>
      <w:proofErr w:type="spellStart"/>
      <w:r>
        <w:t>Riding</w:t>
      </w:r>
      <w:proofErr w:type="spellEnd"/>
      <w:r>
        <w:t xml:space="preserve"> Bubble</w:t>
      </w:r>
      <w:r w:rsidR="002807D2">
        <w:t>»</w:t>
      </w:r>
      <w:r>
        <w:t xml:space="preserve">-Strategie im Schweizer Markt einen Mehrwert gegenüber passiven Ansätzen bietet. Um der Problematik des </w:t>
      </w:r>
      <w:r w:rsidR="002807D2">
        <w:t>«</w:t>
      </w:r>
      <w:proofErr w:type="spellStart"/>
      <w:r>
        <w:t>Overfitting</w:t>
      </w:r>
      <w:proofErr w:type="spellEnd"/>
      <w:r w:rsidR="002807D2">
        <w:t>»</w:t>
      </w:r>
      <w:r>
        <w:t xml:space="preserve"> an historischen Daten zu begegnen, wird die Strategie zunächst in einer kontrollierten Simulationsumgebung entwickelt und anschliessend mit realen Daten validiert.</w:t>
      </w:r>
    </w:p>
    <w:p w14:paraId="1E6272A1" w14:textId="33FA7E72" w:rsidR="00B7432D" w:rsidRPr="0001704E" w:rsidRDefault="00B7432D" w:rsidP="00B7432D">
      <w:pPr>
        <w:pStyle w:val="Heading3"/>
      </w:pPr>
      <w:bookmarkStart w:id="22" w:name="_Toc229835313"/>
      <w:r>
        <w:t>Theoretische und Methodische Ziele</w:t>
      </w:r>
      <w:bookmarkEnd w:id="22"/>
    </w:p>
    <w:p w14:paraId="41D448E7" w14:textId="6B873E20" w:rsidR="00B7432D" w:rsidRPr="0001704E" w:rsidRDefault="00B7432D" w:rsidP="00B7432D">
      <w:pPr>
        <w:pStyle w:val="ListParagraph"/>
        <w:numPr>
          <w:ilvl w:val="0"/>
          <w:numId w:val="28"/>
        </w:numPr>
      </w:pPr>
      <w:r>
        <w:t>T1: Definition der Indikatoren. Ein Set an Indikatoren zur Blasenerkennung wird bestimmt und für Schweizer Titel angepasst. Dazu gehört der PSY-Test in Kombination mit fundamentalen Kennzahlen (KGV) und Volumen, um Fehlalarme zu reduzieren.</w:t>
      </w:r>
    </w:p>
    <w:p w14:paraId="07FDAB86" w14:textId="77587F8C" w:rsidR="00B7432D" w:rsidRPr="0001704E" w:rsidRDefault="00B7432D" w:rsidP="00B7432D">
      <w:pPr>
        <w:pStyle w:val="ListParagraph"/>
        <w:numPr>
          <w:ilvl w:val="0"/>
          <w:numId w:val="28"/>
        </w:numPr>
      </w:pPr>
      <w:r>
        <w:t>T2: Formulierung des Handelssystems. Die Regeln für Ein- und Ausstieg werden präzise festgelegt. Es wird definiert, wann eine Position aufgebaut und wann sie aufgelöst wird, um das Crash-Risiko zu begrenzen.</w:t>
      </w:r>
    </w:p>
    <w:p w14:paraId="77D62706" w14:textId="7CC963C3" w:rsidR="00B7432D" w:rsidRPr="0001704E" w:rsidRDefault="00B7432D" w:rsidP="00B7432D">
      <w:pPr>
        <w:pStyle w:val="ListParagraph"/>
        <w:numPr>
          <w:ilvl w:val="0"/>
          <w:numId w:val="28"/>
        </w:numPr>
      </w:pPr>
      <w:r>
        <w:t>T3: Erstellung eines künstlichen Aktienmarktes. Es wird ein Modell programmiert, das tausende von künstlichen Preisverläufen erzeugt (Monte-Carlo-Simulation). In diesen Daten ist exakt bekannt, wann eine Blase existiert und wann nicht. Dies dient als kontrollierte Testumgebung.</w:t>
      </w:r>
    </w:p>
    <w:p w14:paraId="6DA41A39" w14:textId="2AB2227F" w:rsidR="00B7432D" w:rsidRPr="0001704E" w:rsidRDefault="00B7432D" w:rsidP="00B7432D">
      <w:pPr>
        <w:pStyle w:val="Heading3"/>
      </w:pPr>
      <w:bookmarkStart w:id="23" w:name="_Toc229835314"/>
      <w:r>
        <w:t>Praktische und Analytische Ziele</w:t>
      </w:r>
      <w:bookmarkEnd w:id="23"/>
    </w:p>
    <w:p w14:paraId="4B8EDF16" w14:textId="41BBFF66" w:rsidR="00B7432D" w:rsidRPr="0001704E" w:rsidRDefault="00B7432D" w:rsidP="00B7432D">
      <w:pPr>
        <w:pStyle w:val="ListParagraph"/>
        <w:numPr>
          <w:ilvl w:val="0"/>
          <w:numId w:val="29"/>
        </w:numPr>
      </w:pPr>
      <w:r>
        <w:t>P1: Durchführung der Simulation (Backtesting). Die Regeln, die in der Simulation am besten funktionierten, werden unverändert auf echte Titel des Schweizer Marktes (SMI/SLI) angewendet. Dies prüft, ob das Modell auch in der Realität Bestand hat.</w:t>
      </w:r>
    </w:p>
    <w:p w14:paraId="43113BDD" w14:textId="0A7FD23D" w:rsidR="00B7432D" w:rsidRPr="0001704E" w:rsidRDefault="00B7432D" w:rsidP="00B7432D">
      <w:pPr>
        <w:pStyle w:val="ListParagraph"/>
        <w:numPr>
          <w:ilvl w:val="0"/>
          <w:numId w:val="29"/>
        </w:numPr>
      </w:pPr>
      <w:r>
        <w:t xml:space="preserve">P2: Analyse von Risiko und Kosten. Das Risikoprofil wird anhand von Kennzahlen wie Volatilität und dem maximalen Verlust (Max </w:t>
      </w:r>
      <w:proofErr w:type="spellStart"/>
      <w:r>
        <w:t>Drawdown</w:t>
      </w:r>
      <w:proofErr w:type="spellEnd"/>
      <w:r>
        <w:t>) ermittelt. Ein besonderer Fokus liegt darauf, wie stark die Transaktionskosten die Rendite beeinflussen und ob die Strategie nach Gebühren profitabel bleibt.</w:t>
      </w:r>
    </w:p>
    <w:p w14:paraId="4FFFCCD9" w14:textId="74447663" w:rsidR="00976AC9" w:rsidRPr="0001704E" w:rsidRDefault="00B7432D" w:rsidP="00976AC9">
      <w:pPr>
        <w:pStyle w:val="ListParagraph"/>
        <w:numPr>
          <w:ilvl w:val="0"/>
          <w:numId w:val="29"/>
        </w:numPr>
      </w:pPr>
      <w:r>
        <w:t>P3: Vergleich mit Benchmarks. Die Ergebnisse der Strategie werden mit passiven Ansätzen (Buy-and-Hold, Momentum) verglichen. Es soll geklärt werden, ob das aktive Management tatsächlich Vorteile bringt.</w:t>
      </w:r>
    </w:p>
    <w:p w14:paraId="12AA39F0" w14:textId="771920F2" w:rsidR="00976AC9" w:rsidRDefault="00DE41E7">
      <w:pPr>
        <w:pStyle w:val="Heading2"/>
      </w:pPr>
      <w:bookmarkStart w:id="24" w:name="_Toc229835315"/>
      <w:r>
        <w:t>Theoretischer Rahmen</w:t>
      </w:r>
      <w:bookmarkEnd w:id="24"/>
    </w:p>
    <w:p w14:paraId="790359F5" w14:textId="6E1FE6C0" w:rsidR="00046A01" w:rsidRPr="00046A01" w:rsidRDefault="00046A01" w:rsidP="00046A01">
      <w:r>
        <w:t>Der theoretische Rahmen dieser Untersuchung stützt sich auf etablierte Erkenntnisse der Behavioral Finance sowie der quantitativen Ökonometrie. Die relevante Literatur lässt sich in drei ineinandergreifende Kernbereiche unterteilen, welche das Fundament für die entwickelte Investitionsstrategie bilden:</w:t>
      </w:r>
    </w:p>
    <w:p w14:paraId="2B96077C" w14:textId="66E0CE8B" w:rsidR="00C9526E" w:rsidRDefault="00046A01" w:rsidP="00046A01">
      <w:pPr>
        <w:pStyle w:val="Heading3"/>
      </w:pPr>
      <w:bookmarkStart w:id="25" w:name="_Toc229835316"/>
      <w:r>
        <w:lastRenderedPageBreak/>
        <w:t xml:space="preserve">Markteffizienz, Limits </w:t>
      </w:r>
      <w:proofErr w:type="spellStart"/>
      <w:r>
        <w:t>of</w:t>
      </w:r>
      <w:proofErr w:type="spellEnd"/>
      <w:r>
        <w:t xml:space="preserve"> Arbitrage und das Synchronisationsrisiko</w:t>
      </w:r>
      <w:bookmarkEnd w:id="25"/>
    </w:p>
    <w:p w14:paraId="41EE90A7" w14:textId="3281CCE8" w:rsidR="00046A01" w:rsidRDefault="00046A01" w:rsidP="00046A01">
      <w:r>
        <w:t xml:space="preserve">Die Markteffizienzhypothese postuliert, dass rationale </w:t>
      </w:r>
      <w:proofErr w:type="spellStart"/>
      <w:proofErr w:type="gramStart"/>
      <w:r>
        <w:t>Arbitrageur:innen</w:t>
      </w:r>
      <w:proofErr w:type="spellEnd"/>
      <w:proofErr w:type="gramEnd"/>
      <w:r>
        <w:t xml:space="preserve"> jede aufkommende Fehlbewertung umgehend durch Leerverkäufe (Short-</w:t>
      </w:r>
      <w:proofErr w:type="spellStart"/>
      <w:r>
        <w:t>Selling</w:t>
      </w:r>
      <w:proofErr w:type="spellEnd"/>
      <w:r>
        <w:t xml:space="preserve">) korrigieren, sodass spekulative Blasen a priori nicht entstehen können. Die Theorie der «Limits </w:t>
      </w:r>
      <w:proofErr w:type="spellStart"/>
      <w:r>
        <w:t>of</w:t>
      </w:r>
      <w:proofErr w:type="spellEnd"/>
      <w:r>
        <w:t xml:space="preserve"> Arbitrage» von Shleifer und Vishny (1997) entkräftet dieses Postulat jedoch mit dem Hinweis, dass Leerverkäufe aufgrund von begrenztem Kapital und unberechenbaren Nachschussforderungen (Margin Calls) in irrationalen Märkten ein existenzbedrohendes Risiko für </w:t>
      </w:r>
      <w:proofErr w:type="spellStart"/>
      <w:proofErr w:type="gramStart"/>
      <w:r>
        <w:t>Arbitrageur:innen</w:t>
      </w:r>
      <w:proofErr w:type="spellEnd"/>
      <w:proofErr w:type="gramEnd"/>
      <w:r>
        <w:t xml:space="preserve"> darstellen können.</w:t>
      </w:r>
    </w:p>
    <w:p w14:paraId="2B0D0F7E" w14:textId="3FB0A8D4" w:rsidR="00046A01" w:rsidRDefault="00046A01" w:rsidP="00046A01">
      <w:r>
        <w:t xml:space="preserve">Abreu und Brunnermeier (2003) erweitern diesen Ansatz um das sogenannte Synchronisationsrisiko: Da einzelne rationale </w:t>
      </w:r>
      <w:proofErr w:type="spellStart"/>
      <w:proofErr w:type="gramStart"/>
      <w:r>
        <w:t>Akteur:innen</w:t>
      </w:r>
      <w:proofErr w:type="spellEnd"/>
      <w:proofErr w:type="gramEnd"/>
      <w:r>
        <w:t xml:space="preserve"> nicht über die nötige Marktmacht verfügen, um eine Blase allein durch Verkäufe zum Platzen zu bringen, müssen sie warten, bis sich eine kritische Masse an </w:t>
      </w:r>
      <w:proofErr w:type="spellStart"/>
      <w:r>
        <w:t>Leerverkäufer:innen</w:t>
      </w:r>
      <w:proofErr w:type="spellEnd"/>
      <w:r>
        <w:t xml:space="preserve"> koordiniert. Solange diese Koordination ausbleibt, ist es für rationale </w:t>
      </w:r>
      <w:proofErr w:type="spellStart"/>
      <w:proofErr w:type="gramStart"/>
      <w:r>
        <w:t>Investor:innen</w:t>
      </w:r>
      <w:proofErr w:type="spellEnd"/>
      <w:proofErr w:type="gramEnd"/>
      <w:r>
        <w:t xml:space="preserve"> ökonomisch optimal, die Übertreibung auf Kosten von irrationalen Marktteilnehmenden temporär mitzureiten («</w:t>
      </w:r>
      <w:proofErr w:type="spellStart"/>
      <w:r>
        <w:t>Riding</w:t>
      </w:r>
      <w:proofErr w:type="spellEnd"/>
      <w:r>
        <w:t xml:space="preserve"> </w:t>
      </w:r>
      <w:proofErr w:type="spellStart"/>
      <w:r>
        <w:t>the</w:t>
      </w:r>
      <w:proofErr w:type="spellEnd"/>
      <w:r>
        <w:t xml:space="preserve"> Bubble»), anstatt sich frühzeitig gegen den Markttrend zu stellen. </w:t>
      </w:r>
      <w:proofErr w:type="spellStart"/>
      <w:r>
        <w:t>Guenster</w:t>
      </w:r>
      <w:proofErr w:type="spellEnd"/>
      <w:r>
        <w:t xml:space="preserve">, </w:t>
      </w:r>
      <w:proofErr w:type="spellStart"/>
      <w:r>
        <w:t>Kole</w:t>
      </w:r>
      <w:proofErr w:type="spellEnd"/>
      <w:r>
        <w:t xml:space="preserve"> und Jacobsen (2009) untermauern diese Theorie empirisch und zeigen auf, </w:t>
      </w:r>
      <w:commentRangeStart w:id="26"/>
      <w:r>
        <w:t xml:space="preserve">dass eine solche Strategie – </w:t>
      </w:r>
      <w:proofErr w:type="gramStart"/>
      <w:r>
        <w:t>insbesondere</w:t>
      </w:r>
      <w:proofErr w:type="gramEnd"/>
      <w:r>
        <w:t xml:space="preserve"> wenn sie auf isolierte Industrie-Sektoren angewendet wird – eine signifikante Überrendite generieren kann.</w:t>
      </w:r>
      <w:commentRangeEnd w:id="26"/>
      <w:r>
        <w:rPr>
          <w:rStyle w:val="CommentReference"/>
        </w:rPr>
        <w:commentReference w:id="26"/>
      </w:r>
    </w:p>
    <w:p w14:paraId="056C3F0D" w14:textId="6C7FE207" w:rsidR="00046A01" w:rsidRDefault="00046A01" w:rsidP="00046A01">
      <w:pPr>
        <w:pStyle w:val="Heading3"/>
        <w:rPr>
          <w:bCs/>
        </w:rPr>
      </w:pPr>
      <w:bookmarkStart w:id="27" w:name="_Toc229835317"/>
      <w:r>
        <w:rPr>
          <w:bCs/>
        </w:rPr>
        <w:t xml:space="preserve">Statistische Detektion und Vermeidung von </w:t>
      </w:r>
      <w:proofErr w:type="spellStart"/>
      <w:r>
        <w:rPr>
          <w:bCs/>
        </w:rPr>
        <w:t>Overfitting</w:t>
      </w:r>
      <w:bookmarkEnd w:id="27"/>
      <w:proofErr w:type="spellEnd"/>
    </w:p>
    <w:p w14:paraId="11CFC9C9" w14:textId="133C2E5C" w:rsidR="00046A01" w:rsidRDefault="00046A01" w:rsidP="00046A01">
      <w:r>
        <w:t>Um das «Reiten» einer Blase erfolgreich umzusetzen, bedarf es einer robusten Ex-ante-Identifikation explosiver Preisentwicklungen. Wie Evans (1991) darlegt, ist dies mit erheblichen statistischen Hürden verbunden, da Standardtests explosive Blasen oftmals nicht zuverlässig von fundamentalen Trends unterscheiden können. In der Vergangenheit wurden hierfür häufig physikalisch motivierte Ansätze wie das Log-</w:t>
      </w:r>
      <w:proofErr w:type="spellStart"/>
      <w:r>
        <w:t>Periodic</w:t>
      </w:r>
      <w:proofErr w:type="spellEnd"/>
      <w:r>
        <w:t xml:space="preserve"> Power Law (LPPL) Modell von Johansen, </w:t>
      </w:r>
      <w:proofErr w:type="spellStart"/>
      <w:r>
        <w:t>Ledoit</w:t>
      </w:r>
      <w:proofErr w:type="spellEnd"/>
      <w:r>
        <w:t xml:space="preserve"> und </w:t>
      </w:r>
      <w:proofErr w:type="spellStart"/>
      <w:r>
        <w:t>Sornette</w:t>
      </w:r>
      <w:proofErr w:type="spellEnd"/>
      <w:r>
        <w:t xml:space="preserve"> (2000) herangezogen. Diese Modelle weisen jedoch aufgrund ihrer Vielzahl an freien Parametern eine starke Tendenz zum </w:t>
      </w:r>
      <w:proofErr w:type="spellStart"/>
      <w:r>
        <w:t>Overfitting</w:t>
      </w:r>
      <w:proofErr w:type="spellEnd"/>
      <w:r>
        <w:t xml:space="preserve"> auf, was ihren Nutzen für die Echtzeit-Prognose in der Praxis limitiert.</w:t>
      </w:r>
    </w:p>
    <w:p w14:paraId="03A5F099" w14:textId="6A191100" w:rsidR="00046A01" w:rsidRDefault="00046A01" w:rsidP="00046A01">
      <w:r>
        <w:t>Aus diesem Grund greift die vorliegende Arbeit auf den Phillips-Shi-</w:t>
      </w:r>
      <w:proofErr w:type="spellStart"/>
      <w:r>
        <w:t>Yu</w:t>
      </w:r>
      <w:proofErr w:type="spellEnd"/>
      <w:r>
        <w:t xml:space="preserve"> (PSY) Test zurück. Dieser Ansatz, der auch von </w:t>
      </w:r>
      <w:proofErr w:type="spellStart"/>
      <w:r>
        <w:t>Milunovich</w:t>
      </w:r>
      <w:proofErr w:type="spellEnd"/>
      <w:r>
        <w:t>, Shi und Tan (2019) erfolgreich für das Sektor-Trading in Echtzeit validiert wurde, quantifiziert das Vorliegen von spekulativen Phasen rein statistisch und ist gezielt darauf ausgelegt, Fehlsignale («</w:t>
      </w:r>
      <w:proofErr w:type="spellStart"/>
      <w:r>
        <w:t>False</w:t>
      </w:r>
      <w:proofErr w:type="spellEnd"/>
      <w:r>
        <w:t xml:space="preserve"> Positives») durch Bootstrapping-Verfahren zu minimieren.</w:t>
      </w:r>
    </w:p>
    <w:p w14:paraId="1CBD1500" w14:textId="6515AF48" w:rsidR="00046A01" w:rsidRDefault="00046A01" w:rsidP="00046A01">
      <w:pPr>
        <w:pStyle w:val="Heading3"/>
        <w:rPr>
          <w:bCs/>
        </w:rPr>
      </w:pPr>
      <w:bookmarkStart w:id="28" w:name="_Toc229835318"/>
      <w:r>
        <w:rPr>
          <w:bCs/>
        </w:rPr>
        <w:t>Regime-Wechsel und Exit-Logik</w:t>
      </w:r>
      <w:bookmarkEnd w:id="28"/>
    </w:p>
    <w:p w14:paraId="5ADDE13D" w14:textId="057AF254" w:rsidR="00046A01" w:rsidRPr="00046A01" w:rsidRDefault="00046A01" w:rsidP="00046A01">
      <w:r>
        <w:t xml:space="preserve">Wie Johansen, </w:t>
      </w:r>
      <w:proofErr w:type="spellStart"/>
      <w:r>
        <w:t>Ledoit</w:t>
      </w:r>
      <w:proofErr w:type="spellEnd"/>
      <w:r>
        <w:t xml:space="preserve"> und </w:t>
      </w:r>
      <w:proofErr w:type="spellStart"/>
      <w:r>
        <w:t>Sornette</w:t>
      </w:r>
      <w:proofErr w:type="spellEnd"/>
      <w:r>
        <w:t xml:space="preserve"> (2000) treffend zusammenfassen, bauen sich Blasen langsam auf, kollabieren jedoch schnell («Bubbles </w:t>
      </w:r>
      <w:proofErr w:type="spellStart"/>
      <w:r>
        <w:t>are</w:t>
      </w:r>
      <w:proofErr w:type="spellEnd"/>
      <w:r>
        <w:t xml:space="preserve"> slow, </w:t>
      </w:r>
      <w:proofErr w:type="spellStart"/>
      <w:r>
        <w:t>crashes</w:t>
      </w:r>
      <w:proofErr w:type="spellEnd"/>
      <w:r>
        <w:t xml:space="preserve"> </w:t>
      </w:r>
      <w:proofErr w:type="spellStart"/>
      <w:r>
        <w:t>are</w:t>
      </w:r>
      <w:proofErr w:type="spellEnd"/>
      <w:r>
        <w:t xml:space="preserve"> fast»). Dies erfordert für die Handelsstrategie einen präzisen, algorithmischen Exit-Mechanismus. Das theoretische </w:t>
      </w:r>
      <w:r>
        <w:lastRenderedPageBreak/>
        <w:t xml:space="preserve">Fundament hierfür liefert das Modell von Brooks und </w:t>
      </w:r>
      <w:proofErr w:type="spellStart"/>
      <w:r>
        <w:t>Katsaris</w:t>
      </w:r>
      <w:proofErr w:type="spellEnd"/>
      <w:r>
        <w:t xml:space="preserve"> (2005), welches den Markt nicht nur in eine fundamentale und eine explosive Phase unterteilt, sondern ein drittes, kollabierendes Regime (</w:t>
      </w:r>
      <w:proofErr w:type="spellStart"/>
      <w:r>
        <w:t>Three</w:t>
      </w:r>
      <w:proofErr w:type="spellEnd"/>
      <w:r>
        <w:t xml:space="preserve">-Regime-Model) integriert. Um den Übergang in diese finale Panikphase rechtzeitig zu antizipieren, stützt sich die vorliegende Arbeit nicht auf fundamentale oder </w:t>
      </w:r>
      <w:proofErr w:type="spellStart"/>
      <w:r>
        <w:t>volumensbasierte</w:t>
      </w:r>
      <w:proofErr w:type="spellEnd"/>
      <w:r>
        <w:t xml:space="preserve"> Indikatoren, sondern auf das Überschreiten extremer statistischer Schwellenwerte. Diese dynamische Quantils-Logik dient als objektiver Indikator, um die schützende Liquidation der Position (De-</w:t>
      </w:r>
      <w:proofErr w:type="spellStart"/>
      <w:r>
        <w:t>Risking</w:t>
      </w:r>
      <w:proofErr w:type="spellEnd"/>
      <w:r>
        <w:t>) vor dem eigentlichen Crash rechtzeitig einzuleiten.</w:t>
      </w:r>
    </w:p>
    <w:p w14:paraId="277D6343" w14:textId="28B9C84B" w:rsidR="00976AC9" w:rsidRPr="0001704E" w:rsidRDefault="00DE41E7" w:rsidP="00976AC9">
      <w:pPr>
        <w:pStyle w:val="Heading2"/>
      </w:pPr>
      <w:bookmarkStart w:id="29" w:name="_Toc229835319"/>
      <w:r>
        <w:t>Methodisches Vorgehen</w:t>
      </w:r>
      <w:bookmarkEnd w:id="29"/>
    </w:p>
    <w:p w14:paraId="1274D027" w14:textId="3131502E" w:rsidR="009B4C87" w:rsidRPr="0001704E" w:rsidRDefault="009B4C87" w:rsidP="009B4C87">
      <w:r>
        <w:t>Die Arbeit folgt einem quantitativen Ansatz in drei Schritten. Dieser Aufbau soll verhindern, dass die Strategie nur zufällig auf vergangene Daten passt (</w:t>
      </w:r>
      <w:r w:rsidR="002807D2">
        <w:t>«</w:t>
      </w:r>
      <w:proofErr w:type="spellStart"/>
      <w:r>
        <w:t>Overfitting</w:t>
      </w:r>
      <w:proofErr w:type="spellEnd"/>
      <w:r w:rsidR="002807D2">
        <w:t>»</w:t>
      </w:r>
      <w:r>
        <w:t xml:space="preserve">). </w:t>
      </w:r>
    </w:p>
    <w:p w14:paraId="4517CB7A" w14:textId="77777777" w:rsidR="007F284C" w:rsidRPr="0001704E" w:rsidRDefault="009B4C87" w:rsidP="002D6F07">
      <w:pPr>
        <w:pStyle w:val="Heading3"/>
      </w:pPr>
      <w:bookmarkStart w:id="30" w:name="_Toc229835320"/>
      <w:r>
        <w:t>Datenbasis und Validierung:</w:t>
      </w:r>
      <w:bookmarkEnd w:id="30"/>
      <w:r>
        <w:t xml:space="preserve"> </w:t>
      </w:r>
    </w:p>
    <w:p w14:paraId="1EB9C45F" w14:textId="16869BE8" w:rsidR="009B4C87" w:rsidRPr="0001704E" w:rsidRDefault="009B4C87" w:rsidP="009B4C87">
      <w:r>
        <w:t xml:space="preserve">Es werden historische Marktdaten (Kurse, Volumen, KGV) der SMI/SLI-Titel über 20 Jahre verwendet. Ein langer Zeitraum ist wichtig, um zu zeigen, dass die Strategie in verschiedenen Marktphasen funktioniert. Zusätzlich werden synthetische Daten genutzt (Simulationen), um sicherzustellen, dass das Modell nicht auf zufällige Muster reagiert (Vermeidung von </w:t>
      </w:r>
      <w:proofErr w:type="spellStart"/>
      <w:r>
        <w:t>False</w:t>
      </w:r>
      <w:proofErr w:type="spellEnd"/>
      <w:r>
        <w:t xml:space="preserve"> Positives durch Bootstrapping).</w:t>
      </w:r>
    </w:p>
    <w:p w14:paraId="57AF379E" w14:textId="0E53EC15" w:rsidR="009B4C87" w:rsidRPr="0001704E" w:rsidRDefault="009B4C87" w:rsidP="009B4C87">
      <w:pPr>
        <w:pStyle w:val="ListParagraph"/>
        <w:numPr>
          <w:ilvl w:val="0"/>
          <w:numId w:val="30"/>
        </w:numPr>
      </w:pPr>
      <w:r>
        <w:t>Modellierung ohne Bias: Der Test erfolgt streng ex-ante. Zum Handelszeitpunkt werden nur Daten genutzt, die damals bekannt waren. Die Parameter für das Modell werden fixiert, bevor der Test startet, um eine nachträgliche Optimierung (</w:t>
      </w:r>
      <w:r w:rsidR="002807D2">
        <w:t>«</w:t>
      </w:r>
      <w:proofErr w:type="spellStart"/>
      <w:r>
        <w:t>Overfitting</w:t>
      </w:r>
      <w:proofErr w:type="spellEnd"/>
      <w:r w:rsidR="002807D2">
        <w:t>»</w:t>
      </w:r>
      <w:r>
        <w:t>) zu verhindern.</w:t>
      </w:r>
    </w:p>
    <w:p w14:paraId="77F590B2" w14:textId="7EAFC32B" w:rsidR="009B4C87" w:rsidRPr="0001704E" w:rsidRDefault="009B4C87" w:rsidP="009B4C87">
      <w:pPr>
        <w:pStyle w:val="ListParagraph"/>
        <w:numPr>
          <w:ilvl w:val="0"/>
          <w:numId w:val="30"/>
        </w:numPr>
      </w:pPr>
      <w:r>
        <w:t>Simulation und Stresstests: Das Backtesting prüft nicht nur den Erfolg, sondern auch die Schwachstellen.</w:t>
      </w:r>
    </w:p>
    <w:p w14:paraId="22BCF6E0" w14:textId="20956A70" w:rsidR="009B4C87" w:rsidRPr="0001704E" w:rsidRDefault="009B4C87" w:rsidP="009B4C87">
      <w:pPr>
        <w:pStyle w:val="ListParagraph"/>
        <w:numPr>
          <w:ilvl w:val="1"/>
          <w:numId w:val="30"/>
        </w:numPr>
      </w:pPr>
      <w:r>
        <w:t>Historische Szenarien: Wie hätte das Modell in den 90er Jahren (Dotcom-Aufbau) reagiert?</w:t>
      </w:r>
    </w:p>
    <w:p w14:paraId="4657ACBE" w14:textId="3079F09F" w:rsidR="009B4C87" w:rsidRPr="0001704E" w:rsidRDefault="009B4C87" w:rsidP="009B4C87">
      <w:pPr>
        <w:pStyle w:val="ListParagraph"/>
        <w:numPr>
          <w:ilvl w:val="1"/>
          <w:numId w:val="30"/>
        </w:numPr>
      </w:pPr>
      <w:r>
        <w:t>Fehlsignale: Was macht das Modell in Phasen, wo keine Blase war? Produziert es unnötige Kosten?</w:t>
      </w:r>
    </w:p>
    <w:p w14:paraId="2C8AC5CC" w14:textId="25479F61" w:rsidR="009B4C87" w:rsidRPr="0001704E" w:rsidRDefault="009B4C87" w:rsidP="009B4C87">
      <w:pPr>
        <w:pStyle w:val="ListParagraph"/>
        <w:numPr>
          <w:ilvl w:val="1"/>
          <w:numId w:val="30"/>
        </w:numPr>
      </w:pPr>
      <w:r>
        <w:t>Kosten: Die Analyse wird um reale Transaktionskosten bereinigt (</w:t>
      </w:r>
      <w:r w:rsidR="002807D2">
        <w:t>«</w:t>
      </w:r>
      <w:r>
        <w:t>Net-</w:t>
      </w:r>
      <w:proofErr w:type="spellStart"/>
      <w:r>
        <w:t>of</w:t>
      </w:r>
      <w:proofErr w:type="spellEnd"/>
      <w:r>
        <w:t>-Fees</w:t>
      </w:r>
      <w:r w:rsidR="002807D2">
        <w:t>»</w:t>
      </w:r>
      <w:r>
        <w:t>).</w:t>
      </w:r>
    </w:p>
    <w:p w14:paraId="1E41DDB7" w14:textId="0015576B" w:rsidR="00ED0523" w:rsidRPr="0001704E" w:rsidRDefault="009B4C87" w:rsidP="00D760D1">
      <w:pPr>
        <w:pStyle w:val="ListParagraph"/>
        <w:numPr>
          <w:ilvl w:val="0"/>
          <w:numId w:val="30"/>
        </w:numPr>
      </w:pPr>
      <w:r>
        <w:t>Auswertung: Der Fokus liegt auf dem langfristigen Vermögensaufbau. Neben der Rendite wird geprüft, ob die Strategie statistisch robuster ist als einfaches Kaufen und Halten (Stochastische Dominanz).</w:t>
      </w:r>
    </w:p>
    <w:p w14:paraId="5FE383DB" w14:textId="77777777" w:rsidR="00ED0523" w:rsidRPr="0001704E" w:rsidRDefault="00ED0523" w:rsidP="00D760D1">
      <w:pPr>
        <w:sectPr w:rsidR="00ED0523" w:rsidRPr="0001704E" w:rsidSect="005E75FF">
          <w:headerReference w:type="even" r:id="rId23"/>
          <w:headerReference w:type="default" r:id="rId24"/>
          <w:pgSz w:w="11906" w:h="16838"/>
          <w:pgMar w:top="1418" w:right="1274" w:bottom="1418" w:left="1418" w:header="720" w:footer="720" w:gutter="0"/>
          <w:pgNumType w:start="1"/>
          <w:cols w:space="720"/>
        </w:sectPr>
      </w:pPr>
      <w:commentRangeStart w:id="31"/>
      <w:commentRangeEnd w:id="31"/>
      <w:r>
        <w:rPr>
          <w:rStyle w:val="CommentReference"/>
          <w:sz w:val="22"/>
          <w:szCs w:val="20"/>
        </w:rPr>
        <w:commentReference w:id="31"/>
      </w:r>
    </w:p>
    <w:p w14:paraId="0CC79F61" w14:textId="095F2237" w:rsidR="00975A6F" w:rsidRDefault="002879EF" w:rsidP="00857D4A">
      <w:pPr>
        <w:pStyle w:val="Heading1"/>
      </w:pPr>
      <w:bookmarkStart w:id="32" w:name="_Ref13550133"/>
      <w:bookmarkStart w:id="33" w:name="_Toc229835321"/>
      <w:r>
        <w:lastRenderedPageBreak/>
        <w:t>T</w:t>
      </w:r>
      <w:bookmarkEnd w:id="32"/>
      <w:r>
        <w:t>heoretische Grundlagen</w:t>
      </w:r>
      <w:bookmarkEnd w:id="33"/>
    </w:p>
    <w:p w14:paraId="18B3E025" w14:textId="2ECC6846" w:rsidR="00857D4A" w:rsidRPr="00857D4A" w:rsidRDefault="00857D4A" w:rsidP="00857D4A">
      <w:r>
        <w:t xml:space="preserve">Dieses Kapitel legt das theoretische Fundament für die Untersuchung von Spekulationsblasen. Zunächst wird das Spannungsfeld zwischen der klassischen Markteffizienz und den Erkenntnissen der Behavioral Finance beleuchtet. Darauf aufbauend wird die Theorie der rationalen Blasen erläutert, welche die Basis, für die in dieser Arbeit entwickelte </w:t>
      </w:r>
      <w:r w:rsidR="002807D2">
        <w:t>«</w:t>
      </w:r>
      <w:proofErr w:type="spellStart"/>
      <w:r>
        <w:t>Riding</w:t>
      </w:r>
      <w:proofErr w:type="spellEnd"/>
      <w:r>
        <w:t xml:space="preserve"> </w:t>
      </w:r>
      <w:proofErr w:type="spellStart"/>
      <w:r>
        <w:t>the</w:t>
      </w:r>
      <w:proofErr w:type="spellEnd"/>
      <w:r>
        <w:t xml:space="preserve"> Bubble</w:t>
      </w:r>
      <w:r w:rsidR="002807D2">
        <w:t>»</w:t>
      </w:r>
      <w:r>
        <w:t>-Strategie bildet.</w:t>
      </w:r>
    </w:p>
    <w:p w14:paraId="34D5BC90" w14:textId="54DDBCB8" w:rsidR="00857D4A" w:rsidRDefault="00857D4A" w:rsidP="00857D4A">
      <w:pPr>
        <w:pStyle w:val="Heading2"/>
        <w:rPr>
          <w:rStyle w:val="ng-star-inserted"/>
          <w:lang w:val="en-US"/>
        </w:rPr>
      </w:pPr>
      <w:bookmarkStart w:id="34" w:name="_Toc229835322"/>
      <w:proofErr w:type="spellStart"/>
      <w:r>
        <w:rPr>
          <w:rStyle w:val="ng-star-inserted"/>
          <w:lang w:val="en-US"/>
        </w:rPr>
        <w:t>Markteffizienzhypothese</w:t>
      </w:r>
      <w:proofErr w:type="spellEnd"/>
      <w:r>
        <w:rPr>
          <w:rStyle w:val="ng-star-inserted"/>
          <w:lang w:val="en-US"/>
        </w:rPr>
        <w:t xml:space="preserve"> und Limits of Arbitrage</w:t>
      </w:r>
      <w:bookmarkEnd w:id="34"/>
    </w:p>
    <w:p w14:paraId="1234DF3E" w14:textId="6C922FC6" w:rsidR="00AF3E0A" w:rsidRPr="00AF3E0A" w:rsidRDefault="003D090E" w:rsidP="00AF3E0A">
      <w:r>
        <w:t>Die Existenz und Dauerhaftigkeit von Spekulationsblasen stellt die traditionelle Finanzmarkttheorie vor ein Erklärungsproblem. Um zu verstehen, warum quantitative Handelsstrategien versuchen, von Blasen zu profitieren, anstatt sich gegen sie zu positionieren, muss zunächst das Spannungsfeld zwischen Markteffizienz und verhaltensökonomischen Anomalien betrachtet werden.</w:t>
      </w:r>
    </w:p>
    <w:p w14:paraId="60B6A795" w14:textId="33B1BF08" w:rsidR="000A273C" w:rsidRDefault="000A273C" w:rsidP="000A273C">
      <w:pPr>
        <w:pStyle w:val="Heading3"/>
      </w:pPr>
      <w:bookmarkStart w:id="35" w:name="_Toc229835323"/>
      <w:r>
        <w:t>Das Paradigma der effizienten Märkte</w:t>
      </w:r>
      <w:bookmarkEnd w:id="35"/>
    </w:p>
    <w:p w14:paraId="5849E470" w14:textId="5798B544" w:rsidR="003C583F" w:rsidRDefault="0054006B" w:rsidP="000A273C">
      <w:r>
        <w:t>Die klassische Finanztheorie stützt sich massgeblich auf die Markteffizienzhypothese (</w:t>
      </w:r>
      <w:proofErr w:type="spellStart"/>
      <w:r>
        <w:t>Efficient</w:t>
      </w:r>
      <w:proofErr w:type="spellEnd"/>
      <w:r>
        <w:t xml:space="preserve"> Market Hypothesis, EMH), welche durch Fama (1970) in ihrer heutigen Form systematisiert wurde. Fama unterscheidet dabei zwischen der schwachen, halbstarken und starken Informationseffizienz, wobei er postuliert, dass in einem effizienten Markt Preise stets alle verfügbaren Informationen widerspiegeln und somit keine systematischen Überrenditen möglich sind. In ihrer Ausprägung postuliert sie, dass Finanzmärkte informationseffizient sind und die aktuellen Wertpapierkurse zu jedem Zeitpunkt alle verfügbaren Informationen vollständig widerspiegeln. Preisänderungen erfolgen gemäss der Random-Walk-Theorie (Fama, 1970) unvorhersehbar und zufällig, da sie nur durch das Eintreffen neuer, unvorhersehbarer Informationen ausgelöst werden.</w:t>
      </w:r>
    </w:p>
    <w:p w14:paraId="1F828098" w14:textId="72AB0ED9" w:rsidR="003C583F" w:rsidRDefault="00300303" w:rsidP="000A273C">
      <w:r>
        <w:t>In einem streng effizienten Markt haben Spekulationsblasen theoretisch keinen Platz. Die klassische Theorie geht davon aus, dass allfällige Fehlbewertungen, die beispielsweise durch irrationale Marktteilnehmende (</w:t>
      </w:r>
      <w:r w:rsidR="002807D2">
        <w:t>«</w:t>
      </w:r>
      <w:r>
        <w:t>Noise Traders</w:t>
      </w:r>
      <w:r w:rsidR="002807D2">
        <w:t>»</w:t>
      </w:r>
      <w:r>
        <w:t xml:space="preserve">) entstehen, sofort durch rationale </w:t>
      </w:r>
      <w:proofErr w:type="spellStart"/>
      <w:proofErr w:type="gramStart"/>
      <w:r>
        <w:t>Arbitrageur:innen</w:t>
      </w:r>
      <w:proofErr w:type="spellEnd"/>
      <w:proofErr w:type="gramEnd"/>
      <w:r>
        <w:t xml:space="preserve"> korrigiert werden. Sobald der Preis einer Aktie ihren fundamentalen Wert übersteigt, würden rationale </w:t>
      </w:r>
      <w:proofErr w:type="spellStart"/>
      <w:proofErr w:type="gramStart"/>
      <w:r>
        <w:t>Akteur:innen</w:t>
      </w:r>
      <w:proofErr w:type="spellEnd"/>
      <w:proofErr w:type="gramEnd"/>
      <w:r>
        <w:t xml:space="preserve"> das Wertpapier leerverkaufen (</w:t>
      </w:r>
      <w:proofErr w:type="spellStart"/>
      <w:r>
        <w:t>Shorting</w:t>
      </w:r>
      <w:proofErr w:type="spellEnd"/>
      <w:r>
        <w:t>), wodurch das Angebot steigt und der Preis umgehend auf seinen Fundamentalwert zurückfällt.</w:t>
      </w:r>
    </w:p>
    <w:p w14:paraId="465A3803" w14:textId="012908E6" w:rsidR="00300303" w:rsidRDefault="000C6100" w:rsidP="000C6100">
      <w:pPr>
        <w:pStyle w:val="Heading3"/>
      </w:pPr>
      <w:bookmarkStart w:id="36" w:name="_Toc229835324"/>
      <w:r>
        <w:t>Der verhaltensökonomische Ansatz (Behavioral Finance)</w:t>
      </w:r>
      <w:bookmarkEnd w:id="36"/>
    </w:p>
    <w:p w14:paraId="3223AC60" w14:textId="2CDD1476" w:rsidR="0078225E" w:rsidRPr="005F521A" w:rsidRDefault="0078225E" w:rsidP="0078225E">
      <w:r>
        <w:t>Die Praxis</w:t>
      </w:r>
      <w:r w:rsidR="002807D2">
        <w:t xml:space="preserve"> </w:t>
      </w:r>
      <w:r>
        <w:t xml:space="preserve">von der Dotcom-Blase bis hin zu branchenspezifischen Übertreibungen zeigt jedoch, dass Finanzmärkte regelmässig Phasen extremer, langanhaltender Überbewertungen durchlaufen. Wie Shiller (2000) im Rahmen der Behavioral Finance aufzeigt, werden Preise oft </w:t>
      </w:r>
      <w:r>
        <w:lastRenderedPageBreak/>
        <w:t>durch Herdenverhalten, psychologische Ankereffekte und irrationale Übertreibung (</w:t>
      </w:r>
      <w:r w:rsidR="002807D2">
        <w:t>«</w:t>
      </w:r>
      <w:r>
        <w:t xml:space="preserve">Irrational </w:t>
      </w:r>
      <w:proofErr w:type="spellStart"/>
      <w:r>
        <w:t>Exuberance</w:t>
      </w:r>
      <w:proofErr w:type="spellEnd"/>
      <w:r w:rsidR="002807D2">
        <w:t>»</w:t>
      </w:r>
      <w:r>
        <w:t>) getrieben, die sich zunehmend von fundamentalen Kennzahlen entkoppeln.</w:t>
      </w:r>
    </w:p>
    <w:p w14:paraId="248B5AF5" w14:textId="611AEDA4" w:rsidR="000C6100" w:rsidRPr="005F521A" w:rsidRDefault="0078225E" w:rsidP="0078225E">
      <w:r>
        <w:t xml:space="preserve">Diese psychologischen Faktoren, Feedback-Schleifen und das Herdenverhalten führen dazu, dass Preise weitaus stärker schwanken, als es durch fundamentale Daten gerechtfertigt wäre. Steigende Preise induzieren über eine psychologische Feedback-Schleife weitere Käufe, wodurch die Nachfrage völlig unabhängig vom inneren Wert des Basiswertes weiter ansteigt. Diese sich selbst verstärkende Dynamik gleicht in ihrer Struktur einem </w:t>
      </w:r>
      <w:proofErr w:type="gramStart"/>
      <w:r>
        <w:t>natürlich auftretenden</w:t>
      </w:r>
      <w:proofErr w:type="gramEnd"/>
      <w:r>
        <w:t xml:space="preserve"> Schneeballsystem (Ponzi-Prozess) und sorgt dafür, dass sich der Preis massiv von der ökonomischen Realität entkoppelt. (Shiller, 2000)</w:t>
      </w:r>
    </w:p>
    <w:p w14:paraId="6C2A19E0" w14:textId="1149FC81" w:rsidR="00524AFF" w:rsidRDefault="00524AFF" w:rsidP="00524AFF">
      <w:pPr>
        <w:pStyle w:val="Heading3"/>
      </w:pPr>
      <w:bookmarkStart w:id="37" w:name="_Toc229835325"/>
      <w:r>
        <w:t xml:space="preserve">«Limits </w:t>
      </w:r>
      <w:proofErr w:type="spellStart"/>
      <w:r>
        <w:t>of</w:t>
      </w:r>
      <w:proofErr w:type="spellEnd"/>
      <w:r>
        <w:t xml:space="preserve"> Arbitrage» und das Synchronisationsrisiko</w:t>
      </w:r>
      <w:bookmarkEnd w:id="37"/>
    </w:p>
    <w:p w14:paraId="342EE05B" w14:textId="49F9A1A3" w:rsidR="00524AFF" w:rsidRDefault="001858F0" w:rsidP="00524AFF">
      <w:r>
        <w:t xml:space="preserve">Wenn rationale </w:t>
      </w:r>
      <w:proofErr w:type="spellStart"/>
      <w:proofErr w:type="gramStart"/>
      <w:r>
        <w:t>Investor:innen</w:t>
      </w:r>
      <w:proofErr w:type="spellEnd"/>
      <w:proofErr w:type="gramEnd"/>
      <w:r>
        <w:t xml:space="preserve"> erkennen, dass sich eine Blase gebildet hat, stellt sich die Frage, warum sie diese durch Arbitrage nicht umgehend eliminieren. Die Antwort liefert das Konzept der </w:t>
      </w:r>
      <w:r w:rsidR="002807D2">
        <w:t>«</w:t>
      </w:r>
      <w:r>
        <w:t xml:space="preserve">Limits </w:t>
      </w:r>
      <w:proofErr w:type="spellStart"/>
      <w:r>
        <w:t>of</w:t>
      </w:r>
      <w:proofErr w:type="spellEnd"/>
      <w:r>
        <w:t xml:space="preserve"> Arbitrage</w:t>
      </w:r>
      <w:r w:rsidR="002807D2">
        <w:t>»</w:t>
      </w:r>
      <w:r>
        <w:t>, welches von Shleifer und Vishny (1997) massgeblich geprägt wurde. Sie argumentieren, dass Arbitrage in der Realität weder risikolos noch kapitalunabhängig ist. Ein Arbitrageur, der gegen eine wachsende Blase wettet (z.B. durch Leerverkäufe), benötigt erhebliches Kapital, um Nachschussforderungen (</w:t>
      </w:r>
      <w:r w:rsidR="002807D2">
        <w:t>«</w:t>
      </w:r>
      <w:r>
        <w:t>Margin Calls</w:t>
      </w:r>
      <w:r w:rsidR="002807D2">
        <w:t>»</w:t>
      </w:r>
      <w:r>
        <w:t>) bedienen zu können, falls der Preis der Aktie kurzfristig weiter steigt. Da Märkte länger irrational bleiben können als ein Investor solvent bleibt, ist das Wetten gegen eine Blase mit massiven finanziellen Risiken verbunden.</w:t>
      </w:r>
    </w:p>
    <w:p w14:paraId="7D0F776C" w14:textId="19ABDEFF" w:rsidR="00D437F4" w:rsidRDefault="00D437F4" w:rsidP="00524AFF">
      <w:r>
        <w:t xml:space="preserve">Eine weitere entscheidende Einschränkung ist das von Abreu und Brunnermeier (2003) beschriebene </w:t>
      </w:r>
      <w:r w:rsidRPr="002807D2">
        <w:t>Synchronisationsrisiko</w:t>
      </w:r>
      <w:r>
        <w:t xml:space="preserve">. Die Autoren zeigen, dass selbst wenn eine Gruppe von rationalen </w:t>
      </w:r>
      <w:proofErr w:type="spellStart"/>
      <w:proofErr w:type="gramStart"/>
      <w:r>
        <w:t>Arbitrageur:innen</w:t>
      </w:r>
      <w:proofErr w:type="spellEnd"/>
      <w:proofErr w:type="gramEnd"/>
      <w:r>
        <w:t xml:space="preserve"> weiss, dass der Markt überbewertet ist, ein einzelner Akteur nicht über genügend Marktmacht verfügt, um die Blase allein zum Platzen zu bringen. (Abreu und Brunnermeier (</w:t>
      </w:r>
      <w:commentRangeStart w:id="38"/>
      <w:r>
        <w:t>2003</w:t>
      </w:r>
      <w:commentRangeEnd w:id="38"/>
      <w:r>
        <w:rPr>
          <w:rStyle w:val="CommentReference"/>
          <w:sz w:val="22"/>
          <w:szCs w:val="20"/>
        </w:rPr>
        <w:commentReference w:id="38"/>
      </w:r>
      <w:r>
        <w:t xml:space="preserve">)). Da die </w:t>
      </w:r>
      <w:proofErr w:type="spellStart"/>
      <w:proofErr w:type="gramStart"/>
      <w:r>
        <w:t>Arbitrageur:innen</w:t>
      </w:r>
      <w:proofErr w:type="spellEnd"/>
      <w:proofErr w:type="gramEnd"/>
      <w:r>
        <w:t xml:space="preserve"> nicht genau wissen, wann die anderen rationalen Marktteilnehmende anfangen zu verkaufen, entsteht ein Koordinationsproblem. Solange die Spekulation durch die Nachfrage irrationaler Marktteilnehmende weiter angeheizt wird, ist ein vorzeitiger Leerverkauf unprofitabel. (Abreu und Brunnermeier </w:t>
      </w:r>
      <w:commentRangeStart w:id="39"/>
      <w:r>
        <w:t>2003</w:t>
      </w:r>
      <w:commentRangeEnd w:id="39"/>
      <w:r>
        <w:rPr>
          <w:rStyle w:val="CommentReference"/>
          <w:sz w:val="22"/>
          <w:szCs w:val="20"/>
        </w:rPr>
        <w:commentReference w:id="39"/>
      </w:r>
      <w:r>
        <w:t>)</w:t>
      </w:r>
    </w:p>
    <w:p w14:paraId="2887456D" w14:textId="70A0D062" w:rsidR="00A06078" w:rsidRDefault="002501FB" w:rsidP="00524AFF">
      <w:r>
        <w:t xml:space="preserve">Aus diesen Erkenntnissen resultiert ein zentraler Paradigmenwechsel für das aktive Portfoliomanagement: Anstatt sich frühzeitig gegen den Markt zu stellen, kann es für rationale </w:t>
      </w:r>
      <w:proofErr w:type="spellStart"/>
      <w:proofErr w:type="gramStart"/>
      <w:r>
        <w:t>Investor:innen</w:t>
      </w:r>
      <w:proofErr w:type="spellEnd"/>
      <w:proofErr w:type="gramEnd"/>
      <w:r>
        <w:t xml:space="preserve"> ökonomisch sinnvoller sein, die Aufwärtsbewegung der Blase bewusst mitzunehmen (</w:t>
      </w:r>
      <w:r w:rsidR="002807D2">
        <w:t>«</w:t>
      </w:r>
      <w:proofErr w:type="spellStart"/>
      <w:r>
        <w:t>Riding</w:t>
      </w:r>
      <w:proofErr w:type="spellEnd"/>
      <w:r>
        <w:t xml:space="preserve"> </w:t>
      </w:r>
      <w:proofErr w:type="spellStart"/>
      <w:r>
        <w:t>the</w:t>
      </w:r>
      <w:proofErr w:type="spellEnd"/>
      <w:r>
        <w:t xml:space="preserve"> Bubble</w:t>
      </w:r>
      <w:r w:rsidR="002807D2">
        <w:t>»</w:t>
      </w:r>
      <w:r>
        <w:t>), solange das Risiko eines sofortigen Crashs als gering eingestuft wird. Diese rationale Ausnutzung von Fehlbewertungen bildet den Kern der nachfolgend beschriebenen Modelle.</w:t>
      </w:r>
    </w:p>
    <w:p w14:paraId="627B54D9" w14:textId="77777777" w:rsidR="008F64AB" w:rsidRDefault="008F64AB" w:rsidP="008F64AB">
      <w:pPr>
        <w:pStyle w:val="Heading2"/>
      </w:pPr>
      <w:bookmarkStart w:id="40" w:name="_Toc229835326"/>
      <w:r>
        <w:lastRenderedPageBreak/>
        <w:t>Definitionen und Arten von Spekulationsblasen</w:t>
      </w:r>
      <w:bookmarkEnd w:id="40"/>
    </w:p>
    <w:p w14:paraId="307306A3" w14:textId="77777777" w:rsidR="008F64AB" w:rsidRDefault="008F64AB" w:rsidP="008F64AB">
      <w:pPr>
        <w:pStyle w:val="Heading3"/>
      </w:pPr>
      <w:bookmarkStart w:id="41" w:name="_Toc229835327"/>
      <w:r>
        <w:t>Begriff und Abgrenzung</w:t>
      </w:r>
      <w:bookmarkEnd w:id="41"/>
    </w:p>
    <w:p w14:paraId="67801F8C" w14:textId="444FD789" w:rsidR="007C377D" w:rsidRPr="007C377D" w:rsidRDefault="007C377D" w:rsidP="007C377D">
      <w:r>
        <w:t xml:space="preserve">Historisch betrachtet sind Spekulationsblasen kein neues Phänomen, sondern folgen oft wiederkehrenden Mustern. Wie </w:t>
      </w:r>
      <w:proofErr w:type="spellStart"/>
      <w:r>
        <w:t>Kindleberger</w:t>
      </w:r>
      <w:proofErr w:type="spellEnd"/>
      <w:r>
        <w:t xml:space="preserve"> und </w:t>
      </w:r>
      <w:proofErr w:type="spellStart"/>
      <w:r>
        <w:t>Aliber</w:t>
      </w:r>
      <w:proofErr w:type="spellEnd"/>
      <w:r>
        <w:t xml:space="preserve"> (2011) in ihrem finanzhistorischen Standardwerk aufzeigen, durchlaufen Märkte seit Jahrhunderten Zyklen von Manien und Paniken, die häufig durch eine exogene Ausweitung des Kredits oder technologische Innovationen (</w:t>
      </w:r>
      <w:r w:rsidR="002807D2">
        <w:t>«</w:t>
      </w:r>
      <w:proofErr w:type="spellStart"/>
      <w:r>
        <w:t>Displacements</w:t>
      </w:r>
      <w:proofErr w:type="spellEnd"/>
      <w:r w:rsidR="002807D2">
        <w:t>»</w:t>
      </w:r>
      <w:r>
        <w:t>) ausgelöst werden.</w:t>
      </w:r>
    </w:p>
    <w:p w14:paraId="47D27414" w14:textId="77777777" w:rsidR="008F64AB" w:rsidRDefault="008F64AB" w:rsidP="008F64AB">
      <w:pPr>
        <w:rPr>
          <w:rStyle w:val="ng-star-inserted"/>
        </w:rPr>
      </w:pPr>
      <w:r>
        <w:rPr>
          <w:rStyle w:val="ng-star-inserted"/>
        </w:rPr>
        <w:t xml:space="preserve">In der Finanzmarkttheorie wird eine Spekulationsblase als eine signifikante und anhaltende Abweichung des Marktpreises vom fundamentalen Wert definiert. Quantitativ lässt sich der Marktpreis </w:t>
      </w:r>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oMath>
      <w:r>
        <w:rPr>
          <w:rStyle w:val="vlist-s"/>
        </w:rPr>
        <w:t>​</w:t>
      </w:r>
      <w:r>
        <w:rPr>
          <w:rStyle w:val="ng-star-inserted"/>
        </w:rPr>
        <w:t xml:space="preserve"> als Summe aus Fundamentalwert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oMath>
      <w:r>
        <w:rPr>
          <w:rStyle w:val="vlist-s"/>
        </w:rPr>
        <w:t>​</w:t>
      </w:r>
      <w:r>
        <w:rPr>
          <w:rStyle w:val="ng-star-inserted"/>
        </w:rPr>
        <w:t xml:space="preserve"> und einer Blasenkomponente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ng-star-inserted"/>
        </w:rPr>
        <w:t xml:space="preserve"> darstellen (Blanchard &amp; Watson, 1982).</w:t>
      </w:r>
    </w:p>
    <w:p w14:paraId="6FBC0D70" w14:textId="77777777" w:rsidR="008F64AB" w:rsidRDefault="00000000" w:rsidP="008F64AB">
      <w:pPr>
        <w:rPr>
          <w:rStyle w:val="ng-star-inserted"/>
        </w:rPr>
      </w:pPr>
      <m:oMathPara>
        <m:oMath>
          <m:sSub>
            <m:sSubPr>
              <m:ctrlPr>
                <w:rPr>
                  <w:rFonts w:ascii="Cambria Math" w:hAnsi="Cambria Math"/>
                  <w:i/>
                  <w:lang w:eastAsia="en-US"/>
                </w:rPr>
              </m:ctrlPr>
            </m:sSubPr>
            <m:e>
              <m:r>
                <w:rPr>
                  <w:rFonts w:ascii="Cambria Math" w:hAnsi="Cambria Math"/>
                  <w:lang w:eastAsia="en-US"/>
                </w:rPr>
                <m:t>P</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r>
            <w:rPr>
              <w:rFonts w:ascii="Cambria Math" w:hAnsi="Cambria Math"/>
              <w:lang w:eastAsia="en-US"/>
            </w:rPr>
            <m:t>+</m:t>
          </m:r>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r>
            <w:rPr>
              <w:rFonts w:ascii="Cambria Math" w:hAnsi="Cambria Math"/>
              <w:lang w:eastAsia="en-US"/>
            </w:rPr>
            <m:t>​</m:t>
          </m:r>
        </m:oMath>
      </m:oMathPara>
    </w:p>
    <w:p w14:paraId="1C5C6A4A" w14:textId="0CB9EB05" w:rsidR="008F64AB" w:rsidRDefault="008F64AB" w:rsidP="008F64AB">
      <w:pPr>
        <w:rPr>
          <w:rFonts w:ascii="Times New Roman" w:hAnsi="Times New Roman"/>
          <w:sz w:val="24"/>
          <w:lang w:eastAsia="en-US"/>
        </w:rPr>
      </w:pPr>
      <w:r>
        <w:rPr>
          <w:rStyle w:val="ng-star-inserted"/>
        </w:rPr>
        <w:t xml:space="preserve">In einem effizienten Markt sollte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ng-star-inserted"/>
        </w:rPr>
        <w:t xml:space="preserve"> theoretisch null sein. Eine Blase liegt vor, wenn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rStyle w:val="mrel"/>
        </w:rPr>
        <w:t>&gt;</w:t>
      </w:r>
      <w:r>
        <w:rPr>
          <w:rStyle w:val="mord"/>
        </w:rPr>
        <w:t>0</w:t>
      </w:r>
      <w:r>
        <w:rPr>
          <w:rStyle w:val="ng-star-inserted"/>
        </w:rPr>
        <w:t xml:space="preserve"> ist und der Preis nicht mehr ausschliesslich durch die erwarteten zukünftigen Zahlungsströme (wie Dividenden) bestimmt wird, sondern durch die Erwartung, das Asset später zu einem noch höheren Preis an einen anderen </w:t>
      </w:r>
      <w:r>
        <w:t xml:space="preserve">Marktteilnehmende </w:t>
      </w:r>
      <w:r>
        <w:rPr>
          <w:rStyle w:val="ng-star-inserted"/>
        </w:rPr>
        <w:t>verkaufen zu können.</w:t>
      </w:r>
    </w:p>
    <w:p w14:paraId="2066623D" w14:textId="77777777" w:rsidR="008F64AB" w:rsidRPr="00AB749A" w:rsidRDefault="008F64AB" w:rsidP="008F64AB">
      <w:pPr>
        <w:pStyle w:val="Heading3"/>
      </w:pPr>
      <w:bookmarkStart w:id="42" w:name="_Toc229835328"/>
      <w:r>
        <w:t>Phasen einer Blase (Regime-</w:t>
      </w:r>
      <w:proofErr w:type="spellStart"/>
      <w:r>
        <w:t>Switching</w:t>
      </w:r>
      <w:proofErr w:type="spellEnd"/>
      <w:r>
        <w:t>)</w:t>
      </w:r>
      <w:bookmarkEnd w:id="42"/>
    </w:p>
    <w:p w14:paraId="12D39155" w14:textId="5C843FF3" w:rsidR="008F64AB" w:rsidRPr="00AB749A" w:rsidRDefault="008F64AB" w:rsidP="008F64AB">
      <w:pPr>
        <w:rPr>
          <w:rFonts w:ascii="Times New Roman" w:hAnsi="Times New Roman"/>
          <w:sz w:val="24"/>
          <w:lang w:eastAsia="en-US"/>
        </w:rPr>
      </w:pPr>
      <w:r>
        <w:rPr>
          <w:rStyle w:val="ng-star-inserted"/>
        </w:rPr>
        <w:t xml:space="preserve">Um eine Handelsstrategie wie das </w:t>
      </w:r>
      <w:r w:rsidR="002807D2">
        <w:rPr>
          <w:rStyle w:val="ng-star-inserted"/>
        </w:rPr>
        <w:t>«</w:t>
      </w:r>
      <w:proofErr w:type="spellStart"/>
      <w:r>
        <w:rPr>
          <w:rStyle w:val="ng-star-inserted"/>
        </w:rPr>
        <w:t>Riding</w:t>
      </w:r>
      <w:proofErr w:type="spellEnd"/>
      <w:r>
        <w:rPr>
          <w:rStyle w:val="ng-star-inserted"/>
        </w:rPr>
        <w:t xml:space="preserve"> </w:t>
      </w:r>
      <w:proofErr w:type="spellStart"/>
      <w:r>
        <w:rPr>
          <w:rStyle w:val="ng-star-inserted"/>
        </w:rPr>
        <w:t>the</w:t>
      </w:r>
      <w:proofErr w:type="spellEnd"/>
      <w:r>
        <w:rPr>
          <w:rStyle w:val="ng-star-inserted"/>
        </w:rPr>
        <w:t xml:space="preserve"> Bubble</w:t>
      </w:r>
      <w:r w:rsidR="002807D2">
        <w:rPr>
          <w:rStyle w:val="ng-star-inserted"/>
        </w:rPr>
        <w:t>»</w:t>
      </w:r>
      <w:r>
        <w:rPr>
          <w:rStyle w:val="ng-star-inserted"/>
        </w:rPr>
        <w:t xml:space="preserve"> operationalisieren zu können, reicht die blosse Unterscheidung zwischen </w:t>
      </w:r>
      <w:r w:rsidR="002807D2">
        <w:rPr>
          <w:rStyle w:val="ng-star-inserted"/>
        </w:rPr>
        <w:t>«</w:t>
      </w:r>
      <w:r>
        <w:rPr>
          <w:rStyle w:val="ng-star-inserted"/>
        </w:rPr>
        <w:t>Blase</w:t>
      </w:r>
      <w:r w:rsidR="002807D2">
        <w:rPr>
          <w:rStyle w:val="ng-star-inserted"/>
        </w:rPr>
        <w:t>»</w:t>
      </w:r>
      <w:r>
        <w:rPr>
          <w:rStyle w:val="ng-star-inserted"/>
        </w:rPr>
        <w:t xml:space="preserve"> und </w:t>
      </w:r>
      <w:r w:rsidR="002807D2">
        <w:rPr>
          <w:rStyle w:val="ng-star-inserted"/>
        </w:rPr>
        <w:t>«</w:t>
      </w:r>
      <w:r>
        <w:rPr>
          <w:rStyle w:val="ng-star-inserted"/>
        </w:rPr>
        <w:t>Keine Blase</w:t>
      </w:r>
      <w:r w:rsidR="002807D2">
        <w:rPr>
          <w:rStyle w:val="ng-star-inserted"/>
        </w:rPr>
        <w:t>»</w:t>
      </w:r>
      <w:r>
        <w:rPr>
          <w:rStyle w:val="ng-star-inserted"/>
        </w:rPr>
        <w:t xml:space="preserve"> nicht aus. Die Literatur unterteilt die Dynamik von Vermögenspreisen daher oft in drei verschiedene Marktphasen oder </w:t>
      </w:r>
      <w:r w:rsidR="002807D2">
        <w:rPr>
          <w:rStyle w:val="ng-star-inserted"/>
        </w:rPr>
        <w:t>«</w:t>
      </w:r>
      <w:r>
        <w:rPr>
          <w:rStyle w:val="ng-star-inserted"/>
        </w:rPr>
        <w:t>Regimes</w:t>
      </w:r>
      <w:r w:rsidR="002807D2">
        <w:rPr>
          <w:rStyle w:val="ng-star-inserted"/>
        </w:rPr>
        <w:t>»</w:t>
      </w:r>
      <w:r>
        <w:rPr>
          <w:rStyle w:val="ng-star-inserted"/>
        </w:rPr>
        <w:t xml:space="preserve"> (Brooks &amp; </w:t>
      </w:r>
      <w:proofErr w:type="spellStart"/>
      <w:r>
        <w:rPr>
          <w:rStyle w:val="ng-star-inserted"/>
        </w:rPr>
        <w:t>Katsaris</w:t>
      </w:r>
      <w:proofErr w:type="spellEnd"/>
      <w:r>
        <w:rPr>
          <w:rStyle w:val="ng-star-inserted"/>
        </w:rPr>
        <w:t>, 2005):</w:t>
      </w:r>
    </w:p>
    <w:p w14:paraId="597B352E" w14:textId="77777777" w:rsidR="008F64AB" w:rsidRPr="00AB749A" w:rsidRDefault="008F64AB" w:rsidP="008F64AB">
      <w:r>
        <w:rPr>
          <w:rStyle w:val="ng-star-inserted"/>
        </w:rPr>
        <w:t xml:space="preserve">1. </w:t>
      </w:r>
      <w:proofErr w:type="spellStart"/>
      <w:r>
        <w:rPr>
          <w:b/>
          <w:bCs/>
        </w:rPr>
        <w:t>Dormant</w:t>
      </w:r>
      <w:proofErr w:type="spellEnd"/>
      <w:r>
        <w:rPr>
          <w:b/>
          <w:bCs/>
        </w:rPr>
        <w:t xml:space="preserve"> Phase (Schlummernd):</w:t>
      </w:r>
      <w:r>
        <w:rPr>
          <w:rStyle w:val="ng-star-inserted"/>
        </w:rPr>
        <w:t xml:space="preserve"> Die Blasenkomponente existiert, wächst aber langsam und ist statistisch schwer vom normalen Marktrauschen zu unterscheiden.</w:t>
      </w:r>
    </w:p>
    <w:p w14:paraId="66B4149A" w14:textId="2C3E5299" w:rsidR="008F64AB" w:rsidRPr="00AB749A" w:rsidRDefault="008F64AB" w:rsidP="008F64AB">
      <w:r>
        <w:rPr>
          <w:rStyle w:val="ng-star-inserted"/>
        </w:rPr>
        <w:t xml:space="preserve">2. </w:t>
      </w:r>
      <w:r>
        <w:rPr>
          <w:b/>
          <w:bCs/>
        </w:rPr>
        <w:t>Explosive Phase (Explosiv):</w:t>
      </w:r>
      <w:r>
        <w:rPr>
          <w:rStyle w:val="ng-star-inserted"/>
        </w:rPr>
        <w:t xml:space="preserve"> Die Blase überschreitet eine kritische Schwelle und wächst exponentiell an. Dies ist der Zeitraum, den die Detektionsalgorithmen (wie der PSY-Test) identifizieren sollen, um die </w:t>
      </w:r>
      <w:r w:rsidR="00C61487">
        <w:rPr>
          <w:rStyle w:val="ng-star-inserted"/>
        </w:rPr>
        <w:t>«</w:t>
      </w:r>
      <w:proofErr w:type="spellStart"/>
      <w:r>
        <w:rPr>
          <w:rStyle w:val="ng-star-inserted"/>
        </w:rPr>
        <w:t>Riding</w:t>
      </w:r>
      <w:proofErr w:type="spellEnd"/>
      <w:r w:rsidR="00C61487">
        <w:rPr>
          <w:rStyle w:val="ng-star-inserted"/>
        </w:rPr>
        <w:t>»</w:t>
      </w:r>
      <w:r>
        <w:rPr>
          <w:rStyle w:val="ng-star-inserted"/>
        </w:rPr>
        <w:t>-Strategie zu initiieren (</w:t>
      </w:r>
      <w:proofErr w:type="spellStart"/>
      <w:r>
        <w:rPr>
          <w:rStyle w:val="ng-star-inserted"/>
        </w:rPr>
        <w:t>Milunovich</w:t>
      </w:r>
      <w:proofErr w:type="spellEnd"/>
      <w:r>
        <w:rPr>
          <w:rStyle w:val="ng-star-inserted"/>
        </w:rPr>
        <w:t xml:space="preserve"> et al., 2019).</w:t>
      </w:r>
    </w:p>
    <w:p w14:paraId="675634FB" w14:textId="77777777" w:rsidR="00AB749A" w:rsidRPr="00AB749A" w:rsidRDefault="008F64AB" w:rsidP="00AB749A">
      <w:r>
        <w:rPr>
          <w:rStyle w:val="ng-star-inserted"/>
        </w:rPr>
        <w:t xml:space="preserve">3. </w:t>
      </w:r>
      <w:proofErr w:type="spellStart"/>
      <w:r>
        <w:rPr>
          <w:b/>
          <w:bCs/>
        </w:rPr>
        <w:t>Collapsing</w:t>
      </w:r>
      <w:proofErr w:type="spellEnd"/>
      <w:r>
        <w:rPr>
          <w:b/>
          <w:bCs/>
        </w:rPr>
        <w:t xml:space="preserve"> Phase (Kollaps): </w:t>
      </w:r>
      <w:r>
        <w:t>Die Blase platzt und der Preis korrigiert abrupt nach unten, oft bis auf oder unter das Niveau des Fundamentalwerts.</w:t>
      </w:r>
    </w:p>
    <w:p w14:paraId="713B6536" w14:textId="77777777" w:rsidR="00AB749A" w:rsidRPr="00AB749A" w:rsidRDefault="00AB749A" w:rsidP="00AB749A">
      <w:r>
        <w:t xml:space="preserve">Diese Differenzierung ist für das Risikomanagement essenziell: Während in der explosiven Phase die Gewinne durch das Halten der Position </w:t>
      </w:r>
      <w:proofErr w:type="gramStart"/>
      <w:r>
        <w:t>maximiert</w:t>
      </w:r>
      <w:proofErr w:type="gramEnd"/>
      <w:r>
        <w:t xml:space="preserve"> werden sollen, besteht das Ziel vor der kollabierenden Phase darin, das Kapital durch ein schrittweises De-</w:t>
      </w:r>
      <w:proofErr w:type="spellStart"/>
      <w:r>
        <w:t>Risking</w:t>
      </w:r>
      <w:proofErr w:type="spellEnd"/>
      <w:r>
        <w:t xml:space="preserve"> (Marktaustritt in Liquidität) zu schützen.</w:t>
      </w:r>
    </w:p>
    <w:p w14:paraId="535086DB" w14:textId="0EA6B544" w:rsidR="008F64AB" w:rsidRDefault="008F64AB" w:rsidP="00AB749A">
      <w:pPr>
        <w:rPr>
          <w:rStyle w:val="ng-star-inserted"/>
        </w:rPr>
      </w:pPr>
      <w:r>
        <w:rPr>
          <w:rStyle w:val="ng-star-inserted"/>
        </w:rPr>
        <w:lastRenderedPageBreak/>
        <w:t>.</w:t>
      </w:r>
    </w:p>
    <w:p w14:paraId="17ED9F06" w14:textId="77777777" w:rsidR="008F64AB" w:rsidRPr="00D437F4" w:rsidRDefault="008F64AB" w:rsidP="00524AFF"/>
    <w:p w14:paraId="318ABBD4" w14:textId="7B7E7D3E" w:rsidR="00F01BD1" w:rsidRDefault="00F01BD1" w:rsidP="00F01BD1">
      <w:pPr>
        <w:pStyle w:val="Heading2"/>
        <w:rPr>
          <w:rStyle w:val="ng-star-inserted"/>
        </w:rPr>
      </w:pPr>
      <w:bookmarkStart w:id="43" w:name="_Toc229835329"/>
      <w:r>
        <w:rPr>
          <w:rStyle w:val="ng-star-inserted"/>
        </w:rPr>
        <w:t>Alternative Ansätze zur Blasenerkennung (Abgrenzung)</w:t>
      </w:r>
      <w:bookmarkEnd w:id="43"/>
    </w:p>
    <w:p w14:paraId="5F7D83B6" w14:textId="254587FE" w:rsidR="00F01BD1" w:rsidRDefault="002C316C" w:rsidP="00F01BD1">
      <w:r>
        <w:t xml:space="preserve">In der wissenschaftlichen Literatur existieren verschiedene mathematische Modelle zur Identifikation von Spekulationsblasen. Historisch betrachtet haben sich dabei zwei weitgehend isolierte Forschungszweige </w:t>
      </w:r>
      <w:commentRangeStart w:id="44"/>
      <w:r>
        <w:t>entwickelt</w:t>
      </w:r>
      <w:commentRangeEnd w:id="44"/>
      <w:r>
        <w:rPr>
          <w:rStyle w:val="CommentReference"/>
          <w:sz w:val="22"/>
          <w:szCs w:val="20"/>
        </w:rPr>
        <w:commentReference w:id="44"/>
      </w:r>
      <w:r>
        <w:t xml:space="preserve">: die klassische ökonomische Literatur, welche auf Zeitreihenanalysen (wie dem PSY-Test) basiert und die </w:t>
      </w:r>
      <w:commentRangeStart w:id="45"/>
      <w:proofErr w:type="spellStart"/>
      <w:r>
        <w:rPr>
          <w:i/>
          <w:iCs/>
        </w:rPr>
        <w:t>Econophysics</w:t>
      </w:r>
      <w:commentRangeEnd w:id="45"/>
      <w:proofErr w:type="spellEnd"/>
      <w:r>
        <w:rPr>
          <w:rStyle w:val="CommentReference"/>
        </w:rPr>
        <w:commentReference w:id="45"/>
      </w:r>
      <w:r>
        <w:t>, welche Modelle aus der statistischen Physik (wie das LPPL-Modell) anwendet. Bevor detailliert auf das in dieser Arbeit verwendete Detektionsverfahren eingegangen wird, erfolgt eine kritische Gegenüberstellung dieser beiden Ansätze. Diese Abgrenzung, gestützt auf vergleichende Studien wie jene von Bertelsen (2019), begründet die methodische Designentscheidung für den in der Simulation implementierten Algorithmus.</w:t>
      </w:r>
    </w:p>
    <w:p w14:paraId="78A9C4F1" w14:textId="6BF918F5" w:rsidR="00C21924" w:rsidRDefault="00C21924" w:rsidP="00C21924">
      <w:pPr>
        <w:pStyle w:val="Heading3"/>
        <w:rPr>
          <w:lang w:val="en-US"/>
        </w:rPr>
      </w:pPr>
      <w:bookmarkStart w:id="46" w:name="_Toc229835330"/>
      <w:r>
        <w:rPr>
          <w:lang w:val="en-US"/>
        </w:rPr>
        <w:t>Das Log-Periodic Power Law Modell (LPPL)</w:t>
      </w:r>
      <w:bookmarkEnd w:id="46"/>
    </w:p>
    <w:p w14:paraId="733721C1" w14:textId="12E7D604" w:rsidR="00764777" w:rsidRPr="007001CE" w:rsidRDefault="005C2766" w:rsidP="005C2766">
      <w:pPr>
        <w:rPr>
          <w:lang w:val="en-US"/>
        </w:rPr>
      </w:pPr>
      <w:r>
        <w:t xml:space="preserve">Ein in der Literatur häufig diskutierter Ansatz zur Modellierung und Vorhersage von Blasen ist das LPPL-Modell, das </w:t>
      </w:r>
      <w:commentRangeStart w:id="47"/>
      <w:r>
        <w:t>massgeblich</w:t>
      </w:r>
      <w:commentRangeEnd w:id="47"/>
      <w:r>
        <w:rPr>
          <w:rStyle w:val="CommentReference"/>
          <w:sz w:val="22"/>
          <w:szCs w:val="20"/>
        </w:rPr>
        <w:commentReference w:id="47"/>
      </w:r>
      <w:r>
        <w:t xml:space="preserve"> von </w:t>
      </w:r>
      <w:r>
        <w:rPr>
          <w:lang w:val="en-US"/>
        </w:rPr>
        <w:t xml:space="preserve">Johansen et al. (2000) </w:t>
      </w:r>
      <w:r>
        <w:t>geprägt wurde. Das Modell entstammt der statistischen Physik und betrachtet Finanzmärkte als komplexe Systeme, die aus interagierenden Agenten bestehen. Ein vermeintlicher Vorteil dieses Ansatzes ist, dass er rein auf der Analyse von Preistrajektorien basiert und keine fundamentalen Vergleichsdaten (wie Dividenden oder Gewinne) benötigt.</w:t>
      </w:r>
    </w:p>
    <w:p w14:paraId="680132A1" w14:textId="4437ABE8" w:rsidR="00BE3A4F" w:rsidRPr="007001CE" w:rsidRDefault="007001CE" w:rsidP="005C2766">
      <w:pPr>
        <w:rPr>
          <w:lang w:val="en-US"/>
        </w:rPr>
      </w:pPr>
      <w:r>
        <w:rPr>
          <w:lang w:val="en-US"/>
        </w:rPr>
        <w:t xml:space="preserve">Johansen et al. (2000) </w:t>
      </w:r>
      <w:r>
        <w:t>argumentieren, dass massive und unvorhersehbare Ausverkäufe (</w:t>
      </w:r>
      <w:proofErr w:type="spellStart"/>
      <w:r>
        <w:t>Crashes</w:t>
      </w:r>
      <w:proofErr w:type="spellEnd"/>
      <w:r>
        <w:t>) durch lokale Imitation entstehen, die sich kaskadenartig zu einer globalen Kooperation unter uninformierten Händlern ausweitet, wenn das System einen kritischen Punkt erreicht. Gemäss diesem Ansatz ist der Kollaps einer Blase vergleichbar mit einem Phasenübergang in der Thermodynamik. Das LPPL-Modell geht davon aus, dass der Preispfad während einer Blase einer bestimmten mathematischen Signatur folgt: Der Preis steigt hyperexponentiell an, wird jedoch von log-periodischen Oszillationen überlagert, deren Frequenz zunimmt, je näher der Markt dem kritischen Zeitpunkt des Crashs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kommt. Das primäre Ziel des LPPL-Modells ist es somit, durch das Fitten einer Kurve an historische Preisdaten diesen exakten Zeitpunkt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xml:space="preserve"> zu prognostizieren.</w:t>
      </w:r>
    </w:p>
    <w:p w14:paraId="56C62191" w14:textId="5F6E8E3A" w:rsidR="00232EAD" w:rsidRDefault="00232EAD" w:rsidP="00232EAD">
      <w:pPr>
        <w:pStyle w:val="Heading3"/>
      </w:pPr>
      <w:bookmarkStart w:id="48" w:name="_Toc229835331"/>
      <w:r>
        <w:t xml:space="preserve">Die Problematik der Elastizität und des </w:t>
      </w:r>
      <w:proofErr w:type="spellStart"/>
      <w:r>
        <w:t>Overfittings</w:t>
      </w:r>
      <w:bookmarkEnd w:id="48"/>
      <w:proofErr w:type="spellEnd"/>
    </w:p>
    <w:p w14:paraId="2E3B234F" w14:textId="77777777" w:rsidR="004719FD" w:rsidRDefault="00E21AB1" w:rsidP="004719FD">
      <w:r>
        <w:t xml:space="preserve">Obwohl das LPPL-Modell in der Theorie faszinierende Parallelen zwischen Naturwissenschaften und Finanzmärkten zieht, räumen Johansen et al. (2000) ein, dass das </w:t>
      </w:r>
      <w:r>
        <w:lastRenderedPageBreak/>
        <w:t>Fitten der Funktion aufgrund ihrer «beträchtlichen Elastizität» («</w:t>
      </w:r>
      <w:proofErr w:type="spellStart"/>
      <w:r>
        <w:t>considerable</w:t>
      </w:r>
      <w:proofErr w:type="spellEnd"/>
      <w:r>
        <w:t xml:space="preserve"> </w:t>
      </w:r>
      <w:proofErr w:type="spellStart"/>
      <w:r>
        <w:t>elasticity</w:t>
      </w:r>
      <w:proofErr w:type="spellEnd"/>
      <w:r>
        <w:t>») eine methodische Herausforderung darstellen kann.</w:t>
      </w:r>
    </w:p>
    <w:p w14:paraId="52054D6E" w14:textId="224A0C2F" w:rsidR="004719FD" w:rsidRDefault="004719FD" w:rsidP="004719FD">
      <w:r>
        <w:t>Die erweiterte LPPL-Gleichung umfasst bis zu sieben freien Variablen, darunter nicht-lineare physikalische Parameter wie die Kreisfrequenz, den Exponenten und den erwarteten Crash-Zeitpunkt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t>). Aus der Perspektive der Datenanalyse birgt diese hohe Anzahl an Freiheitsgraden das potenzielle Risiko einer Überanpassung (Overfitting). Bertelsen (2019) untersucht diese Thematik in einer Monte-Carlo-Simulation und hält fest, dass bestimmte Spezifikationen des LPPL-Verfahrens aufgrund ihrer Flexibilität auch in simulierten Random-Walk-Prozessen, die per Definition keine Blasen enthalten, eine Tendenz zur Detektion von Auffälligkeiten zeigen können.</w:t>
      </w:r>
    </w:p>
    <w:p w14:paraId="1D699165" w14:textId="30785518" w:rsidR="004719FD" w:rsidRDefault="004719FD" w:rsidP="004719FD">
      <w:r>
        <w:t xml:space="preserve">Darüber hinaus kann das Modell im Ex-ante-Einsatz (in Echtzeit) sensibel auf Anpassungen des Datenfensters reagieren. Bereits die Verschiebung des Enddatums der Messreihe kann zu abweichenden Schätzungen für den Crash-Zeitpunkt führen (Johansen, </w:t>
      </w:r>
      <w:proofErr w:type="spellStart"/>
      <w:r>
        <w:t>Ledoit</w:t>
      </w:r>
      <w:proofErr w:type="spellEnd"/>
      <w:r>
        <w:t xml:space="preserve"> &amp; </w:t>
      </w:r>
      <w:proofErr w:type="spellStart"/>
      <w:r>
        <w:t>Sornette</w:t>
      </w:r>
      <w:proofErr w:type="spellEnd"/>
      <w:r>
        <w:t>, 2000; Feigenbaum, 2001). Für eine systematische Anlagestrategie, die auf möglichst stabile Signale für das Risikomanagement angewiesen ist, stellt diese Sensibilität eine Herausforderung dar, da eine potenziell höhere Rate an Fehlsignalen («</w:t>
      </w:r>
      <w:proofErr w:type="spellStart"/>
      <w:r>
        <w:t>False</w:t>
      </w:r>
      <w:proofErr w:type="spellEnd"/>
      <w:r>
        <w:t xml:space="preserve"> Positives») die operative Umsetzung erschweren kann (Bertelsen, 2019).</w:t>
      </w:r>
    </w:p>
    <w:p w14:paraId="65C25656" w14:textId="26D6E706" w:rsidR="00965EB2" w:rsidRDefault="00965EB2" w:rsidP="004719FD">
      <w:pPr>
        <w:pStyle w:val="Heading3"/>
      </w:pPr>
      <w:bookmarkStart w:id="49" w:name="_Toc229835332"/>
      <w:r>
        <w:t>Der ökonometrische Gegenentwurf (PSY-Test)</w:t>
      </w:r>
      <w:bookmarkEnd w:id="49"/>
    </w:p>
    <w:p w14:paraId="3F061FEB" w14:textId="77777777" w:rsidR="003B033E" w:rsidRDefault="003B033E" w:rsidP="003B033E">
      <w:r>
        <w:t>Als Alternative zu den verhaltensbasierten oder physikalischen Modellen greift die vorliegende Arbeit auf einen etablierten ökonometrischen Ansatz zurück. Die Herausforderung in der klassischen Ökonometrie bestand lange darin, dass Standardtests auf Stationarität Schwierigkeiten hatten, explosive Blasen von normalen Random-Walk-Prozessen zu unterscheiden. Evans (1991) warnte in seiner Arbeit vor diesen methodischen Fallstricken («</w:t>
      </w:r>
      <w:proofErr w:type="spellStart"/>
      <w:r>
        <w:t>Pitfalls</w:t>
      </w:r>
      <w:proofErr w:type="spellEnd"/>
      <w:r>
        <w:t>») und zeigte auf, dass herkömmliche Unit-Root-Tests periodisch kollabierende Blasen oftmals nicht adäquat erfassen.</w:t>
      </w:r>
    </w:p>
    <w:p w14:paraId="69034AD8" w14:textId="77777777" w:rsidR="003B033E" w:rsidRDefault="003B033E" w:rsidP="003B033E">
      <w:r>
        <w:t xml:space="preserve">Um diese Lücke zu schliessen, entwickelten Phillips, Shi und </w:t>
      </w:r>
      <w:proofErr w:type="spellStart"/>
      <w:r>
        <w:t>Yu</w:t>
      </w:r>
      <w:proofErr w:type="spellEnd"/>
      <w:r>
        <w:t xml:space="preserve"> (2015) ein rekursives Testverfahren (PSY-Test), das spezifisch auf die Echtzeiterkennung explosiven Verhaltens in Zeitreihen ausgelegt ist. Gemäss </w:t>
      </w:r>
      <w:proofErr w:type="spellStart"/>
      <w:r>
        <w:t>Milunovich</w:t>
      </w:r>
      <w:proofErr w:type="spellEnd"/>
      <w:r>
        <w:t>, Shi und Tan (2019) hat sich das PSY-Verfahren in der empirischen Forschung als ein bewährter Standard etabliert, um Start- und Endpunkte von Blasenphasen zeitnah zu datieren.</w:t>
      </w:r>
    </w:p>
    <w:p w14:paraId="3197BFDD" w14:textId="3E5B2B51" w:rsidR="00FF6FC3" w:rsidRPr="00FF6FC3" w:rsidRDefault="003B033E" w:rsidP="003B033E">
      <w:r>
        <w:t xml:space="preserve">Ein methodischer Unterschied zum LPPL-Modell besteht darin, dass das PSY-Verfahren auf einer definierten Teststatistik mit bekannten Verteilungen unter der Null- und Alternativhypothese basiert, was eine exakte Bestimmung der statistischen Signifikanz erlaubt (Bertelsen, 2019). Im Gegensatz zum physikalischen Modell versucht der PSY-Test nicht, einen zukünftigen Crash-Zeitpunkt durch die Anpassung einer komplexen Kurve zu prognostizieren. </w:t>
      </w:r>
      <w:r>
        <w:lastRenderedPageBreak/>
        <w:t>Stattdessen prüft er auf Basis eines rollierenden Datenfensters iterativ, ob die aktuelle Preisdynamik statistisch signifikant von einem Random-Walk-Verhalten abweicht.</w:t>
      </w:r>
    </w:p>
    <w:p w14:paraId="546875BB" w14:textId="22EDCBC4" w:rsidR="004B7AB7" w:rsidRDefault="004B7AB7" w:rsidP="004B7AB7">
      <w:pPr>
        <w:pStyle w:val="Heading2"/>
        <w:rPr>
          <w:rStyle w:val="ng-star-inserted"/>
        </w:rPr>
      </w:pPr>
      <w:bookmarkStart w:id="50" w:name="_Toc229835333"/>
      <w:r>
        <w:rPr>
          <w:rStyle w:val="ng-star-inserted"/>
        </w:rPr>
        <w:t>Modellierung von Blasenprozessen (Evans-Modell)</w:t>
      </w:r>
      <w:bookmarkEnd w:id="50"/>
    </w:p>
    <w:p w14:paraId="55E45C6C" w14:textId="19CDFAF4" w:rsidR="004B7AB7" w:rsidRDefault="004B7AB7" w:rsidP="004B7AB7">
      <w:r>
        <w:t xml:space="preserve">Nachdem in Kapitel 2.2 die Existenz rationaler Blasen theoretisch begründet wurde, ist für die in dieser Arbeit durchgeführte Monte-Carlo-Simulation (siehe Kapitel 4) ein konkretes mathematisches Modell erforderlich. Hierfür wird das Modell der </w:t>
      </w:r>
      <w:r w:rsidR="00C61487">
        <w:t>«</w:t>
      </w:r>
      <w:proofErr w:type="spellStart"/>
      <w:r>
        <w:t>Periodically</w:t>
      </w:r>
      <w:proofErr w:type="spellEnd"/>
      <w:r>
        <w:t xml:space="preserve"> </w:t>
      </w:r>
      <w:proofErr w:type="spellStart"/>
      <w:r>
        <w:t>Collapsing</w:t>
      </w:r>
      <w:proofErr w:type="spellEnd"/>
      <w:r>
        <w:t xml:space="preserve"> Bubbles</w:t>
      </w:r>
      <w:r w:rsidR="00C61487">
        <w:t>»</w:t>
      </w:r>
      <w:r>
        <w:t xml:space="preserve"> von Evans (1991) verwendet. Es löst das Problem statischer Modelle, indem es zulässt, dass Blasen stochastisch entstehen, wachsen und platzen.</w:t>
      </w:r>
    </w:p>
    <w:p w14:paraId="3608BCC7" w14:textId="27782CEB" w:rsidR="0032508F" w:rsidRDefault="0032508F" w:rsidP="0032508F">
      <w:pPr>
        <w:pStyle w:val="Heading3"/>
      </w:pPr>
      <w:bookmarkStart w:id="51" w:name="_Toc229835334"/>
      <w:r>
        <w:t>Dynamik der Blasenkomponente (</w:t>
      </w:r>
      <m:oMath>
        <m:sSub>
          <m:sSubPr>
            <m:ctrlPr>
              <w:rPr>
                <w:rFonts w:ascii="Cambria Math" w:hAnsi="Cambria Math"/>
                <w:i/>
                <w:lang w:eastAsia="en-US"/>
              </w:rPr>
            </m:ctrlPr>
          </m:sSubPr>
          <m:e>
            <m:r>
              <m:rPr>
                <m:sty m:val="bi"/>
              </m:rPr>
              <w:rPr>
                <w:rFonts w:ascii="Cambria Math" w:hAnsi="Cambria Math"/>
                <w:lang w:eastAsia="en-US"/>
              </w:rPr>
              <m:t>B</m:t>
            </m:r>
          </m:e>
          <m:sub>
            <m:r>
              <m:rPr>
                <m:sty m:val="bi"/>
              </m:rPr>
              <w:rPr>
                <w:rFonts w:ascii="Cambria Math" w:hAnsi="Cambria Math"/>
                <w:lang w:eastAsia="en-US"/>
              </w:rPr>
              <m:t>t</m:t>
            </m:r>
          </m:sub>
        </m:sSub>
        <m:r>
          <m:rPr>
            <m:sty m:val="bi"/>
          </m:rPr>
          <w:rPr>
            <w:rFonts w:ascii="Cambria Math" w:hAnsi="Cambria Math"/>
            <w:lang w:eastAsia="en-US"/>
          </w:rPr>
          <m:t>​</m:t>
        </m:r>
      </m:oMath>
      <w:r>
        <w:rPr>
          <w:lang w:eastAsia="en-US"/>
        </w:rPr>
        <w:t>)</w:t>
      </w:r>
      <w:bookmarkEnd w:id="51"/>
    </w:p>
    <w:p w14:paraId="2261AC00" w14:textId="1E7C6CF9" w:rsidR="005E67F3" w:rsidRPr="005E67F3" w:rsidRDefault="005E67F3" w:rsidP="005E67F3">
      <w:pPr>
        <w:rPr>
          <w:lang w:eastAsia="en-US"/>
        </w:rPr>
      </w:pPr>
      <w:r>
        <w:rPr>
          <w:lang w:eastAsia="en-US"/>
        </w:rPr>
        <w:t xml:space="preserve">Während der Fundamentalwert </w:t>
      </w:r>
      <m:oMath>
        <m:sSub>
          <m:sSubPr>
            <m:ctrlPr>
              <w:rPr>
                <w:rFonts w:ascii="Cambria Math" w:hAnsi="Cambria Math"/>
                <w:i/>
                <w:lang w:eastAsia="en-US"/>
              </w:rPr>
            </m:ctrlPr>
          </m:sSubPr>
          <m:e>
            <m:r>
              <w:rPr>
                <w:rFonts w:ascii="Cambria Math" w:hAnsi="Cambria Math"/>
                <w:lang w:eastAsia="en-US"/>
              </w:rPr>
              <m:t>F</m:t>
            </m:r>
          </m:e>
          <m:sub>
            <m:r>
              <w:rPr>
                <w:rFonts w:ascii="Cambria Math" w:hAnsi="Cambria Math"/>
                <w:lang w:eastAsia="en-US"/>
              </w:rPr>
              <m:t>t</m:t>
            </m:r>
          </m:sub>
        </m:sSub>
      </m:oMath>
      <w:r>
        <w:rPr>
          <w:lang w:eastAsia="en-US"/>
        </w:rPr>
        <w:t>​ einem Random Walk mit Drift folgt (basierend auf Dividenden), modelliert Evans (</w:t>
      </w:r>
      <w:commentRangeStart w:id="52"/>
      <w:r>
        <w:rPr>
          <w:lang w:eastAsia="en-US"/>
        </w:rPr>
        <w:t>1991</w:t>
      </w:r>
      <w:commentRangeEnd w:id="52"/>
      <w:r>
        <w:rPr>
          <w:rStyle w:val="CommentReference"/>
          <w:sz w:val="22"/>
          <w:szCs w:val="20"/>
          <w:lang w:eastAsia="en-US"/>
        </w:rPr>
        <w:commentReference w:id="52"/>
      </w:r>
      <w:r>
        <w:rPr>
          <w:lang w:eastAsia="en-US"/>
        </w:rPr>
        <w:t xml:space="preserve">) die Blasenkomponente </w:t>
      </w:r>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oMath>
      <w:r>
        <w:rPr>
          <w:lang w:eastAsia="en-US"/>
        </w:rPr>
        <w:t xml:space="preserve">​ als einen explosiven Prozess. Damit die Rationalitätsbedingung erfüllt bleibt (Arbitrage-Freiheit), muss die Blase im Erwartungswert mit der Rate </w:t>
      </w:r>
      <m:oMath>
        <m:r>
          <w:rPr>
            <w:rFonts w:ascii="Cambria Math" w:hAnsi="Cambria Math"/>
            <w:lang w:eastAsia="en-US"/>
          </w:rPr>
          <m:t xml:space="preserve">1+r </m:t>
        </m:r>
      </m:oMath>
      <w:r>
        <w:rPr>
          <w:lang w:eastAsia="en-US"/>
        </w:rPr>
        <w:t xml:space="preserve">wachsen. Die tatsächliche Entwicklung wird durch folgende rekursive Gleichung bestimmt (Evans, </w:t>
      </w:r>
      <w:commentRangeStart w:id="53"/>
      <w:r>
        <w:rPr>
          <w:lang w:eastAsia="en-US"/>
        </w:rPr>
        <w:t>1991</w:t>
      </w:r>
      <w:commentRangeEnd w:id="53"/>
      <w:r>
        <w:rPr>
          <w:rStyle w:val="CommentReference"/>
          <w:sz w:val="22"/>
          <w:szCs w:val="20"/>
          <w:lang w:eastAsia="en-US"/>
        </w:rPr>
        <w:commentReference w:id="53"/>
      </w:r>
      <w:r>
        <w:rPr>
          <w:lang w:eastAsia="en-US"/>
        </w:rPr>
        <w:t>):</w:t>
      </w:r>
    </w:p>
    <w:p w14:paraId="6F340827" w14:textId="4426C59A" w:rsidR="00014A59" w:rsidRPr="004B7AB7" w:rsidRDefault="00000000" w:rsidP="004B7AB7">
      <m:oMathPara>
        <m:oMath>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r>
            <w:rPr>
              <w:rFonts w:ascii="Cambria Math" w:hAnsi="Cambria Math"/>
            </w:rPr>
            <m:t xml:space="preserve">+1= </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1+r</m:t>
                      </m:r>
                    </m:e>
                  </m:d>
                  <m:sSub>
                    <m:sSubPr>
                      <m:ctrlPr>
                        <w:rPr>
                          <w:rFonts w:ascii="Cambria Math" w:hAnsi="Cambria Math"/>
                          <w:i/>
                          <w:lang w:eastAsia="en-US"/>
                        </w:rPr>
                      </m:ctrlPr>
                    </m:sSubPr>
                    <m:e>
                      <m:r>
                        <w:rPr>
                          <w:rFonts w:ascii="Cambria Math" w:hAnsi="Cambria Math"/>
                          <w:lang w:eastAsia="en-US"/>
                        </w:rPr>
                        <m:t>B</m:t>
                      </m:r>
                    </m:e>
                    <m:sub>
                      <m:r>
                        <w:rPr>
                          <w:rFonts w:ascii="Cambria Math" w:hAnsi="Cambria Math"/>
                          <w:lang w:eastAsia="en-US"/>
                        </w:rPr>
                        <m:t>t</m:t>
                      </m:r>
                    </m:sub>
                  </m:sSub>
                  <m:sSub>
                    <m:sSubPr>
                      <m:ctrlPr>
                        <w:rPr>
                          <w:rFonts w:ascii="Cambria Math" w:hAnsi="Cambria Math"/>
                          <w:i/>
                          <w:lang w:eastAsia="en-US"/>
                        </w:rPr>
                      </m:ctrlPr>
                    </m:sSubPr>
                    <m:e>
                      <m:r>
                        <w:rPr>
                          <w:rFonts w:ascii="Cambria Math" w:hAnsi="Cambria Math"/>
                          <w:lang w:eastAsia="en-US"/>
                        </w:rPr>
                        <m:t>u</m:t>
                      </m:r>
                    </m:e>
                    <m:sub>
                      <m:r>
                        <w:rPr>
                          <w:rFonts w:ascii="Cambria Math" w:hAnsi="Cambria Math"/>
                          <w:lang w:eastAsia="en-US"/>
                        </w:rPr>
                        <m:t>t+1</m:t>
                      </m:r>
                    </m:sub>
                  </m:sSub>
                  <m:r>
                    <w:rPr>
                      <w:rFonts w:ascii="Cambria Math" w:hAnsi="Cambria Math"/>
                      <w:lang w:eastAsia="en-US"/>
                    </w:rPr>
                    <m:t xml:space="preserve">                                                           wenn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≤a</m:t>
                  </m:r>
                </m:e>
                <m:e>
                  <m:d>
                    <m:dPr>
                      <m:begChr m:val="["/>
                      <m:endChr m:val="]"/>
                      <m:ctrlPr>
                        <w:rPr>
                          <w:rFonts w:ascii="Cambria Math" w:hAnsi="Cambria Math"/>
                          <w:i/>
                        </w:rPr>
                      </m:ctrlPr>
                    </m:dPr>
                    <m:e>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π</m:t>
                          </m:r>
                        </m:den>
                      </m:f>
                      <m:d>
                        <m:dPr>
                          <m:ctrlPr>
                            <w:rPr>
                              <w:rFonts w:ascii="Cambria Math" w:hAnsi="Cambria Math"/>
                              <w:i/>
                            </w:rPr>
                          </m:ctrlPr>
                        </m:dPr>
                        <m:e>
                          <m:r>
                            <w:rPr>
                              <w:rFonts w:ascii="Cambria Math" w:hAnsi="Cambria Math"/>
                            </w:rPr>
                            <m:t>1+r</m:t>
                          </m:r>
                        </m:e>
                      </m:d>
                      <m:sSub>
                        <m:sSubPr>
                          <m:ctrlPr>
                            <w:rPr>
                              <w:rFonts w:ascii="Cambria Math" w:hAnsi="Cambria Math"/>
                              <w:i/>
                            </w:rPr>
                          </m:ctrlPr>
                        </m:sSubPr>
                        <m:e>
                          <m:r>
                            <w:rPr>
                              <w:rFonts w:ascii="Cambria Math" w:hAnsi="Cambria Math"/>
                            </w:rPr>
                            <m:t>θ</m:t>
                          </m:r>
                        </m:e>
                        <m:sub>
                          <m:r>
                            <w:rPr>
                              <w:rFonts w:ascii="Cambria Math" w:hAnsi="Cambria Math"/>
                            </w:rPr>
                            <m:t>t+1</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-1</m:t>
                              </m:r>
                            </m:sup>
                          </m:sSup>
                          <m:r>
                            <w:rPr>
                              <w:rFonts w:ascii="Cambria Math" w:hAnsi="Cambria Math"/>
                            </w:rPr>
                            <m:t>δ</m:t>
                          </m:r>
                        </m:e>
                      </m:d>
                    </m:e>
                  </m:d>
                  <m:sSub>
                    <m:sSubPr>
                      <m:ctrlPr>
                        <w:rPr>
                          <w:rFonts w:ascii="Cambria Math" w:hAnsi="Cambria Math"/>
                          <w:i/>
                        </w:rPr>
                      </m:ctrlPr>
                    </m:sSubPr>
                    <m:e>
                      <m:r>
                        <w:rPr>
                          <w:rFonts w:ascii="Cambria Math" w:hAnsi="Cambria Math"/>
                        </w:rPr>
                        <m:t>u</m:t>
                      </m:r>
                    </m:e>
                    <m:sub>
                      <m:r>
                        <w:rPr>
                          <w:rFonts w:ascii="Cambria Math" w:hAnsi="Cambria Math"/>
                        </w:rPr>
                        <m:t>t+1</m:t>
                      </m:r>
                    </m:sub>
                  </m:sSub>
                  <m:r>
                    <w:rPr>
                      <w:rFonts w:ascii="Cambria Math" w:hAnsi="Cambria Math"/>
                    </w:rPr>
                    <m:t xml:space="preserve">   wenn </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&gt;a</m:t>
                  </m:r>
                </m:e>
              </m:eqArr>
              <w:commentRangeStart w:id="54"/>
              <w:commentRangeEnd w:id="54"/>
              <m:r>
                <w:rPr>
                  <w:rStyle w:val="CommentReference"/>
                  <w:rFonts w:ascii="Cambria Math" w:hAnsi="Cambria Math"/>
                  <w:i/>
                  <w:sz w:val="22"/>
                  <w:szCs w:val="20"/>
                </w:rPr>
                <w:commentReference w:id="54"/>
              </m:r>
            </m:e>
          </m:d>
        </m:oMath>
      </m:oMathPara>
    </w:p>
    <w:p w14:paraId="0DBEEFC1" w14:textId="20639C5E" w:rsidR="00CF11FF" w:rsidRDefault="000F5107" w:rsidP="00CF11FF">
      <w:r>
        <w:t xml:space="preserve">Dabei repräsentiert </w:t>
      </w:r>
      <m:oMath>
        <m:sSub>
          <m:sSubPr>
            <m:ctrlPr>
              <w:rPr>
                <w:rFonts w:ascii="Cambria Math" w:hAnsi="Cambria Math"/>
                <w:i/>
              </w:rPr>
            </m:ctrlPr>
          </m:sSubPr>
          <m:e>
            <m:r>
              <w:rPr>
                <w:rFonts w:ascii="Cambria Math" w:hAnsi="Cambria Math"/>
              </w:rPr>
              <m:t>u</m:t>
            </m:r>
          </m:e>
          <m:sub>
            <m:r>
              <w:rPr>
                <w:rFonts w:ascii="Cambria Math" w:hAnsi="Cambria Math"/>
              </w:rPr>
              <m:t>t+1</m:t>
            </m:r>
          </m:sub>
        </m:sSub>
      </m:oMath>
      <w:r>
        <w:t xml:space="preserve"> einen multiplikativen Fehlerterm. Dieser Prozess unterscheidet zwei Zustände:</w:t>
      </w:r>
    </w:p>
    <w:p w14:paraId="1F25D07F" w14:textId="3E0E09B1" w:rsidR="00054D30" w:rsidRDefault="00054D30" w:rsidP="00054D30">
      <w:pPr>
        <w:pStyle w:val="ListParagraph"/>
        <w:numPr>
          <w:ilvl w:val="0"/>
          <w:numId w:val="32"/>
        </w:numPr>
      </w:pPr>
      <w:r>
        <w:rPr>
          <w:b/>
          <w:bCs/>
        </w:rPr>
        <w:t>Wachstumsphase</w:t>
      </w:r>
      <w:r>
        <w:t>: Solange die Blase klein ist (</w:t>
      </w:r>
      <m:oMath>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 xml:space="preserve"> ≤a</m:t>
        </m:r>
      </m:oMath>
      <w:r>
        <w:t>), wächst sie stetig mit der Verzinsung (</w:t>
      </w:r>
      <m:oMath>
        <m:r>
          <w:rPr>
            <w:rFonts w:ascii="Cambria Math" w:hAnsi="Cambria Math"/>
          </w:rPr>
          <m:t>1+r</m:t>
        </m:r>
      </m:oMath>
      <w:r>
        <w:t>).</w:t>
      </w:r>
    </w:p>
    <w:p w14:paraId="17D1AA2E" w14:textId="0613BBB6" w:rsidR="00232021" w:rsidRPr="00CF11FF" w:rsidRDefault="00054D30" w:rsidP="00054D30">
      <w:pPr>
        <w:pStyle w:val="ListParagraph"/>
        <w:numPr>
          <w:ilvl w:val="0"/>
          <w:numId w:val="32"/>
        </w:numPr>
      </w:pPr>
      <w:r>
        <w:rPr>
          <w:b/>
          <w:bCs/>
        </w:rPr>
        <w:t>Explosive Phase mit Crash-Risiko</w:t>
      </w:r>
      <w:r>
        <w:t xml:space="preserve">: Sobald die Blase die Schwelle </w:t>
      </w:r>
      <m:oMath>
        <m:r>
          <w:rPr>
            <w:rFonts w:ascii="Cambria Math" w:hAnsi="Cambria Math"/>
          </w:rPr>
          <m:t>a</m:t>
        </m:r>
      </m:oMath>
      <w:r>
        <w:t xml:space="preserve"> überschreitet, tritt der binäre Prozess </w:t>
      </w:r>
      <m:oMath>
        <m:sSub>
          <m:sSubPr>
            <m:ctrlPr>
              <w:rPr>
                <w:rFonts w:ascii="Cambria Math" w:hAnsi="Cambria Math"/>
                <w:i/>
              </w:rPr>
            </m:ctrlPr>
          </m:sSubPr>
          <m:e>
            <m:r>
              <w:rPr>
                <w:rFonts w:ascii="Cambria Math" w:hAnsi="Cambria Math"/>
              </w:rPr>
              <m:t>θ</m:t>
            </m:r>
          </m:e>
          <m:sub>
            <m:r>
              <w:rPr>
                <w:rFonts w:ascii="Cambria Math" w:hAnsi="Cambria Math"/>
              </w:rPr>
              <m:t>t+1</m:t>
            </m:r>
          </m:sub>
        </m:sSub>
      </m:oMath>
      <w:r>
        <w:t xml:space="preserve">​ in Kraft. Mit der Wahrscheinlichkeit </w:t>
      </w:r>
      <m:oMath>
        <m:r>
          <w:rPr>
            <w:rFonts w:ascii="Cambria Math" w:hAnsi="Cambria Math"/>
          </w:rPr>
          <m:t>π</m:t>
        </m:r>
      </m:oMath>
      <w:r>
        <w:t xml:space="preserve"> wächst die Blase beschleunigt weiter (schneller als </w:t>
      </w:r>
      <m:oMath>
        <m:r>
          <w:rPr>
            <w:rFonts w:ascii="Cambria Math" w:hAnsi="Cambria Math"/>
          </w:rPr>
          <m:t>1+r</m:t>
        </m:r>
      </m:oMath>
      <w:r>
        <w:t xml:space="preserve">, um das Crash-Risiko zu kompensieren). Mit der Wahrscheinlichkeit </w:t>
      </w:r>
      <m:oMath>
        <m:r>
          <w:rPr>
            <w:rFonts w:ascii="Cambria Math" w:hAnsi="Cambria Math"/>
          </w:rPr>
          <m:t>1-π</m:t>
        </m:r>
      </m:oMath>
      <w:r>
        <w:t xml:space="preserve"> platzt die Blase und fällt auf einen Startwert </w:t>
      </w:r>
      <m:oMath>
        <m:r>
          <w:rPr>
            <w:rFonts w:ascii="Cambria Math" w:hAnsi="Cambria Math"/>
          </w:rPr>
          <m:t>δ</m:t>
        </m:r>
      </m:oMath>
      <w:r>
        <w:t xml:space="preserve"> zurück (Evans, </w:t>
      </w:r>
      <w:commentRangeStart w:id="55"/>
      <w:r>
        <w:t>1991</w:t>
      </w:r>
      <w:commentRangeEnd w:id="55"/>
      <w:r>
        <w:rPr>
          <w:rStyle w:val="CommentReference"/>
          <w:sz w:val="22"/>
          <w:szCs w:val="20"/>
        </w:rPr>
        <w:commentReference w:id="55"/>
      </w:r>
      <w:r>
        <w:t>).</w:t>
      </w:r>
    </w:p>
    <w:p w14:paraId="7A3B6A9A" w14:textId="5F1E34A5" w:rsidR="003202A6" w:rsidRDefault="006A04E6" w:rsidP="006A04E6">
      <w:pPr>
        <w:pStyle w:val="Heading3"/>
      </w:pPr>
      <w:bookmarkStart w:id="56" w:name="_Toc229835335"/>
      <w:r>
        <w:t>Bedeutung für die Simulation</w:t>
      </w:r>
      <w:bookmarkEnd w:id="56"/>
    </w:p>
    <w:p w14:paraId="4E75434B" w14:textId="3BE226F6" w:rsidR="003A2264" w:rsidRDefault="00F22F86" w:rsidP="00AD6766">
      <w:r>
        <w:t xml:space="preserve">Diese mathematische Formulierung ist zentral für das spätere Backtesting. Sie ermöglicht die Generierung synthetischer Zeitreihen, bei denen der </w:t>
      </w:r>
      <w:r w:rsidR="00571334">
        <w:t>«</w:t>
      </w:r>
      <w:r>
        <w:t>wahre</w:t>
      </w:r>
      <w:r w:rsidR="00571334">
        <w:t>»</w:t>
      </w:r>
      <w:r>
        <w:t xml:space="preserve"> Zustand (Blase vs. Fundamentalwert) zu jedem Zeitpunkt </w:t>
      </w:r>
      <m:oMath>
        <m:r>
          <w:rPr>
            <w:rFonts w:ascii="Cambria Math" w:hAnsi="Cambria Math"/>
          </w:rPr>
          <m:t>t</m:t>
        </m:r>
      </m:oMath>
      <w:r>
        <w:t xml:space="preserve"> bekannt ist (Ground Truth). Dies erlaubt im Gegensatz zu realen Marktdaten eine objektive Überprüfung, ob der in Kapitel 2.</w:t>
      </w:r>
      <w:commentRangeStart w:id="57"/>
      <w:r>
        <w:t>4</w:t>
      </w:r>
      <w:commentRangeEnd w:id="57"/>
      <w:r>
        <w:rPr>
          <w:rStyle w:val="CommentReference"/>
          <w:sz w:val="22"/>
          <w:szCs w:val="20"/>
        </w:rPr>
        <w:commentReference w:id="57"/>
      </w:r>
      <w:r>
        <w:t xml:space="preserve"> beschriebene PSY-Algorithmus die Blase korrekt identifiziert und wie sich die </w:t>
      </w:r>
      <w:r w:rsidR="00571334">
        <w:t>«</w:t>
      </w:r>
      <w:proofErr w:type="spellStart"/>
      <w:r>
        <w:t>Riding</w:t>
      </w:r>
      <w:proofErr w:type="spellEnd"/>
      <w:r>
        <w:t xml:space="preserve"> Bubble</w:t>
      </w:r>
      <w:r w:rsidR="00571334">
        <w:t>»</w:t>
      </w:r>
      <w:r>
        <w:t xml:space="preserve">-Strategie im Vergleich zum reinen </w:t>
      </w:r>
      <w:r w:rsidR="00571334">
        <w:t>«</w:t>
      </w:r>
      <w:r>
        <w:t>Buy and Hold</w:t>
      </w:r>
      <w:r w:rsidR="00571334">
        <w:t>»</w:t>
      </w:r>
      <w:r>
        <w:t xml:space="preserve"> verhält.</w:t>
      </w:r>
    </w:p>
    <w:p w14:paraId="370CC67E" w14:textId="1D305EFD" w:rsidR="00445474" w:rsidRDefault="00445474" w:rsidP="00445474">
      <w:pPr>
        <w:pStyle w:val="Heading2"/>
      </w:pPr>
      <w:bookmarkStart w:id="58" w:name="_Toc229835336"/>
      <w:r>
        <w:lastRenderedPageBreak/>
        <w:t>Statistische Verfahren zur Blasenerkennung</w:t>
      </w:r>
      <w:bookmarkEnd w:id="58"/>
    </w:p>
    <w:p w14:paraId="52D6A236" w14:textId="48770F13" w:rsidR="00AA6DCC" w:rsidRPr="00AA6DCC" w:rsidRDefault="00AA6DCC" w:rsidP="00AA6DCC">
      <w:r>
        <w:t xml:space="preserve">Die empirische Identifikation von Spekulationsblasen stellt eine statistische Herausforderung dar, da sich das Preisverhalten während einer Blase strukturell von dem in normalen Marktphasen unterscheidet. Um eine robuste Handelsstrategie zu entwickeln, ist ein Verfahren notwendig, das diese Phasenübergänge (Regime-Switches) zeitnah und mit statistischer </w:t>
      </w:r>
      <w:commentRangeStart w:id="59"/>
      <w:r>
        <w:t>Signifikanz</w:t>
      </w:r>
      <w:commentRangeEnd w:id="59"/>
      <w:r>
        <w:rPr>
          <w:rStyle w:val="CommentReference"/>
          <w:sz w:val="22"/>
          <w:szCs w:val="20"/>
        </w:rPr>
        <w:commentReference w:id="59"/>
      </w:r>
      <w:r>
        <w:t xml:space="preserve"> detektiert.</w:t>
      </w:r>
    </w:p>
    <w:p w14:paraId="22649137" w14:textId="68ED28E2" w:rsidR="00562E0B" w:rsidRDefault="00562E0B" w:rsidP="00562E0B">
      <w:pPr>
        <w:pStyle w:val="Heading3"/>
      </w:pPr>
      <w:bookmarkStart w:id="60" w:name="_Toc229835337"/>
      <w:r>
        <w:t xml:space="preserve">Grenzen herkömmlicher </w:t>
      </w:r>
      <w:proofErr w:type="spellStart"/>
      <w:r>
        <w:t>Stationaritätstests</w:t>
      </w:r>
      <w:proofErr w:type="spellEnd"/>
      <w:r>
        <w:t xml:space="preserve"> (Evans-</w:t>
      </w:r>
      <w:commentRangeStart w:id="61"/>
      <w:r>
        <w:t>Kritik</w:t>
      </w:r>
      <w:commentRangeEnd w:id="61"/>
      <w:r>
        <w:rPr>
          <w:rStyle w:val="CommentReference"/>
          <w:sz w:val="22"/>
          <w:szCs w:val="20"/>
        </w:rPr>
        <w:commentReference w:id="61"/>
      </w:r>
      <w:r>
        <w:t>)</w:t>
      </w:r>
      <w:bookmarkEnd w:id="60"/>
    </w:p>
    <w:p w14:paraId="612FD2B5" w14:textId="4B0062F9" w:rsidR="006154B8" w:rsidRDefault="006154B8" w:rsidP="006154B8">
      <w:r>
        <w:t xml:space="preserve">In der Ökonometrie werden Zeitreihen von Vermögenspreisen traditionell mittels Tests auf Stationarität untersucht, wie etwa dem ursprünglich von Dickey und Fuller (1979) entwickeltem </w:t>
      </w:r>
      <w:proofErr w:type="spellStart"/>
      <w:r>
        <w:t>Augmented</w:t>
      </w:r>
      <w:proofErr w:type="spellEnd"/>
      <w:r>
        <w:t xml:space="preserve"> Dickey-Fuller (</w:t>
      </w:r>
      <m:oMath>
        <m:r>
          <m:rPr>
            <m:sty m:val="p"/>
          </m:rPr>
          <w:rPr>
            <w:rFonts w:ascii="Cambria Math" w:hAnsi="Cambria Math"/>
          </w:rPr>
          <m:t>ADF</m:t>
        </m:r>
      </m:oMath>
      <w:r>
        <w:t>) Test. Dieser prüft die Nullhypothese einer Einheitswurzel gegen die Alternative der Stationarität.</w:t>
      </w:r>
    </w:p>
    <w:p w14:paraId="74571869" w14:textId="20E3C658" w:rsidR="00273C7C" w:rsidRPr="00273C7C" w:rsidRDefault="006154B8" w:rsidP="006154B8">
      <w:r>
        <w:t>Evans (1991) wies jedoch nach, dass diese Standardverfahren gravierende Defizite aufweisen, wenn sie auf periodisch kollabierende Blasen angewendet werden. Das Problem liegt in der Natur des Blasenprozesses: Während der explosiven Wachstumsphase divergiert der Preis des Fundamentalwertes. Der darauffolgende Kollaps führt jedoch zu einer abrupten Rückkehr zum Mittelwert. Über den gesamten Zeitraum betrachtet, kann dieser rasche Kollaps dazu führen, dass Standardtests die Zeitreihe fälschlicherweise als stationär (</w:t>
      </w:r>
      <m:oMath>
        <m:r>
          <w:rPr>
            <w:rFonts w:ascii="Cambria Math" w:hAnsi="Cambria Math"/>
          </w:rPr>
          <m:t>I(0)</m:t>
        </m:r>
      </m:oMath>
      <w:r>
        <w:t>) oder als reinen Random Walk (</w:t>
      </w:r>
      <m:oMath>
        <m:r>
          <w:rPr>
            <w:rFonts w:ascii="Cambria Math" w:hAnsi="Cambria Math"/>
          </w:rPr>
          <m:t>I(1)</m:t>
        </m:r>
      </m:oMath>
      <w:r>
        <w:t xml:space="preserve">) klassifizieren, selbst wenn explosive Phasen vorliegen (Evans, 1991). Die Nullhypothese </w:t>
      </w:r>
      <w:r w:rsidR="0094637D">
        <w:t>«</w:t>
      </w:r>
      <w:r>
        <w:t>Keine Blase</w:t>
      </w:r>
      <w:r w:rsidR="0094637D">
        <w:t>»</w:t>
      </w:r>
      <w:r>
        <w:t xml:space="preserve"> wird somit oft fälschlicherweise nicht verworfen (Fehler 2. Art).</w:t>
      </w:r>
    </w:p>
    <w:p w14:paraId="2C1F0CE5" w14:textId="3EDB7222" w:rsidR="009613ED" w:rsidRDefault="009613ED" w:rsidP="009613ED">
      <w:pPr>
        <w:pStyle w:val="Heading3"/>
      </w:pPr>
      <w:bookmarkStart w:id="62" w:name="_Toc229835338"/>
      <w:r>
        <w:t>Rechtsseitige Unit-Root-Tests</w:t>
      </w:r>
      <w:bookmarkEnd w:id="62"/>
    </w:p>
    <w:p w14:paraId="3889DEA5" w14:textId="07CE4DA7" w:rsidR="00B43DC3" w:rsidRDefault="008917C8" w:rsidP="003C1CCD">
      <w:r>
        <w:t>Um die von Evans (1991) beschriebene Problematik zu adressieren, erfordert die Blasenerkennung eine Anpassung der Testrichtung. Anstatt auf Stationarität zu prüfen, wird gezielt auf explosives Verhalten getestet. Die ökonometrische Basis bildet eine autoregressive Spezifikation der Formel:</w:t>
      </w:r>
    </w:p>
    <w:p w14:paraId="44F92773" w14:textId="55A47A0E" w:rsidR="008917C8" w:rsidRPr="003C1CCD" w:rsidRDefault="008917C8" w:rsidP="003C1CCD">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=α+ </m:t>
          </m:r>
          <m:sSub>
            <m:sSubPr>
              <m:ctrlPr>
                <w:rPr>
                  <w:rFonts w:ascii="Cambria Math" w:hAnsi="Cambria Math"/>
                  <w:i/>
                </w:rPr>
              </m:ctrlPr>
            </m:sSubPr>
            <m:e>
              <m:r>
                <w:rPr>
                  <w:rFonts w:ascii="Cambria Math" w:hAnsi="Cambria Math"/>
                </w:rPr>
                <m:t>βy</m:t>
              </m:r>
            </m:e>
            <m:sub>
              <m:r>
                <w:rPr>
                  <w:rFonts w:ascii="Cambria Math" w:hAnsi="Cambria Math"/>
                </w:rPr>
                <m:t>t-1</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r>
                    <w:rPr>
                      <w:rFonts w:ascii="Cambria Math" w:hAnsi="Cambria Math"/>
                    </w:rPr>
                    <m:t>∈</m:t>
                  </m:r>
                </m:e>
                <m:sub>
                  <m:r>
                    <w:rPr>
                      <w:rFonts w:ascii="Cambria Math" w:hAnsi="Cambria Math"/>
                    </w:rPr>
                    <m:t>t</m:t>
                  </m:r>
                </m:sub>
              </m:sSub>
            </m:e>
          </m:nary>
        </m:oMath>
      </m:oMathPara>
    </w:p>
    <w:p w14:paraId="1EBA99AB" w14:textId="0AB5BEC8" w:rsidR="002E61C2" w:rsidRDefault="002E61C2" w:rsidP="002E61C2">
      <w:r>
        <w:t xml:space="preserve">Hierbei repräsentiert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üblicherweise den Logarithmus des Preises oder der Dividendenrendite. Während Standardtests prüfen, ob </w:t>
      </w:r>
      <m:oMath>
        <m:r>
          <w:rPr>
            <w:rFonts w:ascii="Cambria Math" w:hAnsi="Cambria Math"/>
          </w:rPr>
          <m:t>β&lt;0</m:t>
        </m:r>
      </m:oMath>
      <w:r>
        <w:t xml:space="preserve"> (Stationarität), testen Verfahren zur Blasenerkennung gegen die rechtsseitige Alternative </w:t>
      </w:r>
      <m:oMath>
        <m:r>
          <w:rPr>
            <w:rFonts w:ascii="Cambria Math" w:hAnsi="Cambria Math"/>
          </w:rPr>
          <m:t>β&gt;0</m:t>
        </m:r>
      </m:oMath>
      <w:r>
        <w:t>. Ein signifikant positiver Koeffizient impliziert, dass der autoregressive Prozess einen Wert grösser als Eins annimmt (</w:t>
      </w:r>
      <m:oMath>
        <m:r>
          <w:rPr>
            <w:rFonts w:ascii="Cambria Math" w:hAnsi="Cambria Math"/>
          </w:rPr>
          <m:t>1+β&gt;1</m:t>
        </m:r>
      </m:oMath>
      <w:r>
        <w:t>), was mathematisch einem explosiven Wachstum entspricht (Phillips, Wu &amp; Yu, 2011; Milunovich et al., 2019). Eine umfassende Übersicht der ökonometrischen Bubble-Tests vor PSY bietet Gürkaynak (2008).</w:t>
      </w:r>
    </w:p>
    <w:p w14:paraId="701B8567" w14:textId="36817036" w:rsidR="009613ED" w:rsidRPr="00B46F9D" w:rsidRDefault="009613ED" w:rsidP="009613ED">
      <w:pPr>
        <w:pStyle w:val="Heading3"/>
        <w:rPr>
          <w:lang w:val="en-US"/>
        </w:rPr>
      </w:pPr>
      <w:bookmarkStart w:id="63" w:name="_Toc229835339"/>
      <w:proofErr w:type="gramStart"/>
      <w:r>
        <w:rPr>
          <w:lang w:val="en-US"/>
        </w:rPr>
        <w:lastRenderedPageBreak/>
        <w:t>Der</w:t>
      </w:r>
      <w:proofErr w:type="gramEnd"/>
      <w:r>
        <w:rPr>
          <w:lang w:val="en-US"/>
        </w:rPr>
        <w:t xml:space="preserve"> PSY-Test (Phillips-Shi-Yu)</w:t>
      </w:r>
      <w:bookmarkEnd w:id="63"/>
    </w:p>
    <w:p w14:paraId="7287AC01" w14:textId="77777777" w:rsidR="003E0B08" w:rsidRDefault="003E0B08" w:rsidP="003E0B08">
      <w:r>
        <w:t xml:space="preserve">Um auch kurzlebige oder mehrfach auftretende Blasen innerhalb einer langen Zeitreihe zuverlässig zu identifizieren, haben Phillips, Shi und </w:t>
      </w:r>
      <w:proofErr w:type="spellStart"/>
      <w:r>
        <w:t>Yu</w:t>
      </w:r>
      <w:proofErr w:type="spellEnd"/>
      <w:r>
        <w:t xml:space="preserve"> (PSY) ein rekursives Testverfahren entwickelt. Dieses gilt in der aktuellen Literatur als adäquater Ansatz für die Echtzeiterkennung (Real-Time </w:t>
      </w:r>
      <w:proofErr w:type="spellStart"/>
      <w:r>
        <w:t>Detection</w:t>
      </w:r>
      <w:proofErr w:type="spellEnd"/>
      <w:r>
        <w:t>) von Blasen (</w:t>
      </w:r>
      <w:proofErr w:type="spellStart"/>
      <w:r>
        <w:t>Milunovich</w:t>
      </w:r>
      <w:proofErr w:type="spellEnd"/>
      <w:r>
        <w:t xml:space="preserve"> et al., 2019).</w:t>
      </w:r>
    </w:p>
    <w:p w14:paraId="59DE887D" w14:textId="77777777" w:rsidR="003E0B08" w:rsidRDefault="003E0B08" w:rsidP="003E0B08">
      <w:r>
        <w:t xml:space="preserve">Das Verfahren basiert auf dem Prinzip der rollierenden Fenster (Rolling Windows). Anstatt die gesamte Historie als einen statischen Block zu testen, berechnet der Algorithmus die </w:t>
      </w:r>
      <m:oMath>
        <m:r>
          <m:rPr>
            <m:sty m:val="p"/>
          </m:rPr>
          <w:rPr>
            <w:rFonts w:ascii="Cambria Math" w:hAnsi="Cambria Math"/>
          </w:rPr>
          <m:t>ADF</m:t>
        </m:r>
      </m:oMath>
      <w:r>
        <w:t>-Teststatistik wiederholt für verschiedene Teilperioden:</w:t>
      </w:r>
    </w:p>
    <w:p w14:paraId="4927136D" w14:textId="77ED36F1" w:rsidR="003E0B08" w:rsidRDefault="003E0B08" w:rsidP="003E0B08">
      <w:pPr>
        <w:pStyle w:val="ListParagraph"/>
        <w:numPr>
          <w:ilvl w:val="0"/>
          <w:numId w:val="34"/>
        </w:numPr>
      </w:pPr>
      <m:oMath>
        <m:r>
          <m:rPr>
            <m:sty m:val="p"/>
          </m:rPr>
          <w:rPr>
            <w:rFonts w:ascii="Cambria Math" w:hAnsi="Cambria Math"/>
          </w:rPr>
          <m:t>SADF</m:t>
        </m:r>
      </m:oMath>
      <w:r>
        <w:t xml:space="preserve"> (Supremum </w:t>
      </w:r>
      <m:oMath>
        <m:r>
          <m:rPr>
            <m:sty m:val="p"/>
          </m:rPr>
          <w:rPr>
            <w:rFonts w:ascii="Cambria Math" w:hAnsi="Cambria Math"/>
          </w:rPr>
          <m:t>ADF</m:t>
        </m:r>
      </m:oMath>
      <w:r>
        <w:t xml:space="preserve">): Hierbei wird der Startpunkt des Fensters fixiert, während der Endpunkt variiert. Der Test sucht nach dem maximalen </w:t>
      </w:r>
      <m:oMath>
        <m:r>
          <m:rPr>
            <m:sty m:val="p"/>
          </m:rPr>
          <w:rPr>
            <w:rFonts w:ascii="Cambria Math" w:hAnsi="Cambria Math"/>
          </w:rPr>
          <m:t>ADF</m:t>
        </m:r>
      </m:oMath>
      <w:r>
        <w:t>-Wert in der wachsenden Zeitreihe. Dies verbessert die Erkennung einer einzelnen Blase im Vergleich zu Standardtests.</w:t>
      </w:r>
    </w:p>
    <w:p w14:paraId="7B212BA3" w14:textId="2E126FA5" w:rsidR="003E0B08" w:rsidRDefault="003E0B08" w:rsidP="003E0B08">
      <w:pPr>
        <w:pStyle w:val="ListParagraph"/>
        <w:numPr>
          <w:ilvl w:val="0"/>
          <w:numId w:val="34"/>
        </w:numPr>
      </w:pPr>
      <m:oMath>
        <m:r>
          <m:rPr>
            <m:sty m:val="p"/>
          </m:rPr>
          <w:rPr>
            <w:rFonts w:ascii="Cambria Math" w:hAnsi="Cambria Math"/>
          </w:rPr>
          <m:t>GSADF</m:t>
        </m:r>
      </m:oMath>
      <w:r>
        <w:t xml:space="preserve"> (Generalized </w:t>
      </w:r>
      <m:oMath>
        <m:r>
          <m:rPr>
            <m:sty m:val="p"/>
          </m:rPr>
          <w:rPr>
            <w:rFonts w:ascii="Cambria Math" w:hAnsi="Cambria Math"/>
          </w:rPr>
          <m:t>SADF</m:t>
        </m:r>
      </m:oMath>
      <w:r>
        <w:t xml:space="preserve">): Um auch mehrere, periodisch auftretende Blasen zu erfassen (wie im Evans-Modell simuliert), variiert der </w:t>
      </w:r>
      <m:oMath>
        <m:r>
          <m:rPr>
            <m:sty m:val="p"/>
          </m:rPr>
          <w:rPr>
            <w:rFonts w:ascii="Cambria Math" w:hAnsi="Cambria Math"/>
          </w:rPr>
          <m:t>GSADF</m:t>
        </m:r>
      </m:oMath>
      <w:r>
        <w:t>-Test sowohl den Start- als auch den Endpunkt des Fensters. Dies ermöglicht eine flexiblere Identifikation von explosiven Phasen, unabhängig davon, wann sie in der Historie auftreten (Milunovich et al., 2019).</w:t>
      </w:r>
    </w:p>
    <w:p w14:paraId="766EE1EB" w14:textId="5AD69D49" w:rsidR="00124096" w:rsidRDefault="00124096" w:rsidP="003E0B08">
      <w:pPr>
        <w:pStyle w:val="ListParagraph"/>
        <w:numPr>
          <w:ilvl w:val="0"/>
          <w:numId w:val="34"/>
        </w:numPr>
      </w:pPr>
      <m:oMath>
        <m:r>
          <m:rPr>
            <m:sty m:val="p"/>
          </m:rPr>
          <w:rPr>
            <w:rFonts w:ascii="Cambria Math" w:hAnsi="Cambria Math"/>
          </w:rPr>
          <m:t>BSADF</m:t>
        </m:r>
      </m:oMath>
      <w:r>
        <w:t xml:space="preserve"> (Backward </w:t>
      </w:r>
      <m:oMath>
        <m:r>
          <m:rPr>
            <m:sty m:val="p"/>
          </m:rPr>
          <w:rPr>
            <w:rFonts w:ascii="Cambria Math" w:hAnsi="Cambria Math"/>
          </w:rPr>
          <m:t>SADF</m:t>
        </m:r>
      </m:oMath>
      <w:r>
        <w:t xml:space="preserve">): Für die genaue Datierung (Time-Stamping) im operativen Einsatz wird eine Rückwärts-Regression genutzt. Dabei wird der Endpunkt des Fensters auf den jeweils aktuellen Tag fixiert, während der Startpunkt nach hinten variiert. Das Supremum dieser Berechnungen liefert die </w:t>
      </w:r>
      <m:oMath>
        <m:r>
          <m:rPr>
            <m:sty m:val="p"/>
          </m:rPr>
          <w:rPr>
            <w:rFonts w:ascii="Cambria Math" w:hAnsi="Cambria Math"/>
          </w:rPr>
          <m:t>BSADF</m:t>
        </m:r>
      </m:oMath>
      <w:r>
        <w:t>-Statistik für genau diesen Tag.</w:t>
      </w:r>
    </w:p>
    <w:p w14:paraId="49A698C0" w14:textId="7E62AEA5" w:rsidR="003E0B08" w:rsidRPr="003E0B08" w:rsidRDefault="003E0B08" w:rsidP="003E0B08">
      <w:r>
        <w:t>Für die in dieser Arbeit entwickelte Handelsstrategie ist entscheidend, dass der Test ex-ante durchgeführt wird. Das bedeutet, dass zum Zeitpunkt t ausschliesslich Informationen genutzt werden, die bis t verfügbar sind (</w:t>
      </w:r>
      <w:proofErr w:type="spellStart"/>
      <w:r>
        <w:t>Backward</w:t>
      </w:r>
      <w:proofErr w:type="spellEnd"/>
      <w:r>
        <w:t xml:space="preserve">-Looking). Überschreitet die </w:t>
      </w:r>
      <m:oMath>
        <m:r>
          <m:rPr>
            <m:sty m:val="p"/>
          </m:rPr>
          <w:rPr>
            <w:rFonts w:ascii="Cambria Math" w:hAnsi="Cambria Math"/>
          </w:rPr>
          <m:t>BSADF</m:t>
        </m:r>
      </m:oMath>
      <w:r>
        <w:t xml:space="preserve">-Statistik den dynamischen Schwellenwert, wird das Marktregime von «Random Walk» auf «Explosiv» umgestuft. Dies dient im Backtesting als objektives Signal für eine Reduktion des Marktexposures. Die hier verwendete Implementierung folgt der </w:t>
      </w:r>
      <m:oMath>
        <m:r>
          <m:rPr>
            <m:sty m:val="p"/>
          </m:rPr>
          <w:rPr>
            <w:rFonts w:ascii="Cambria Math" w:hAnsi="Cambria Math"/>
          </w:rPr>
          <m:t>BSADF</m:t>
        </m:r>
      </m:oMath>
      <w:r>
        <w:t xml:space="preserve">-Spezifikation von PSY (2015): für jeden Endpunkt t wird das Supremum der </w:t>
      </w:r>
      <m:oMath>
        <m:r>
          <m:rPr>
            <m:sty m:val="p"/>
          </m:rPr>
          <w:rPr>
            <w:rFonts w:ascii="Cambria Math" w:hAnsi="Cambria Math"/>
          </w:rPr>
          <m:t>ADF</m:t>
        </m:r>
      </m:oMath>
      <w:r>
        <w:t xml:space="preserve">-Koeffizienten-t-Statistik über variable </w:t>
      </w:r>
      <w:proofErr w:type="gramStart"/>
      <w:r>
        <w:t>Startpunkte  gebildet</w:t>
      </w:r>
      <w:proofErr w:type="gramEnd"/>
      <w:r>
        <w:t xml:space="preserve">. Die </w:t>
      </w:r>
      <m:oMath>
        <m:r>
          <m:rPr>
            <m:sty m:val="p"/>
          </m:rPr>
          <w:rPr>
            <w:rFonts w:ascii="Cambria Math" w:hAnsi="Cambria Math"/>
          </w:rPr>
          <m:t>ADF</m:t>
        </m:r>
      </m:oMath>
      <w:r>
        <w:t>-Regressionen werden mit Newey-West HAC-Standardfehlern durchgeführt, wobei die Lag-Anzahl gemäss der Newey-West-</w:t>
      </w:r>
      <w:proofErr w:type="gramStart"/>
      <w:r>
        <w:t>Empfehlung  automatisch</w:t>
      </w:r>
      <w:proofErr w:type="gramEnd"/>
      <w:r>
        <w:t xml:space="preserve"> bestimmt wird.</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 xml:space="preserve"> ∈ [t - 126, t - 30]q =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f>
                  <m:fPr>
                    <m:ctrlPr>
                      <w:rPr>
                        <w:rFonts w:ascii="Cambria Math" w:hAnsi="Cambria Math"/>
                      </w:rPr>
                    </m:ctrlPr>
                  </m:fPr>
                  <m:num>
                    <m:r>
                      <w:rPr>
                        <w:rFonts w:ascii="Cambria Math" w:hAnsi="Cambria Math"/>
                      </w:rPr>
                      <m:t>2</m:t>
                    </m:r>
                  </m:num>
                  <m:den>
                    <m:r>
                      <w:rPr>
                        <w:rFonts w:ascii="Cambria Math" w:hAnsi="Cambria Math"/>
                      </w:rPr>
                      <m:t>9</m:t>
                    </m:r>
                  </m:den>
                </m:f>
              </m:sup>
            </m:sSup>
          </m:e>
        </m:d>
      </m:oMath>
    </w:p>
    <w:p w14:paraId="5730C1E9" w14:textId="25874EE4" w:rsidR="00562E0B" w:rsidRDefault="007A7EB1" w:rsidP="00696E7C">
      <w:pPr>
        <w:pStyle w:val="Heading2"/>
      </w:pPr>
      <w:bookmarkStart w:id="64" w:name="_Toc229835340"/>
      <w:r>
        <w:lastRenderedPageBreak/>
        <w:t>Die Handelsstrategie: «</w:t>
      </w:r>
      <w:proofErr w:type="spellStart"/>
      <w:r>
        <w:t>Riding</w:t>
      </w:r>
      <w:proofErr w:type="spellEnd"/>
      <w:r>
        <w:t xml:space="preserve"> </w:t>
      </w:r>
      <w:proofErr w:type="spellStart"/>
      <w:r>
        <w:t>the</w:t>
      </w:r>
      <w:proofErr w:type="spellEnd"/>
      <w:r>
        <w:t xml:space="preserve"> Bubble»</w:t>
      </w:r>
      <w:bookmarkEnd w:id="64"/>
    </w:p>
    <w:p w14:paraId="67DAA1B2" w14:textId="77777777" w:rsidR="00F46D18" w:rsidRDefault="00F46D18" w:rsidP="00F46D18">
      <w:r>
        <w:t>Aufbauend auf der in Kapitel 2.1 erläuterten Theorie rationaler Blasen und dem in Kapitel 2.2 vorgestellten Simulationsmodell (Evans-Modell) wird nun die konkrete Handelsstrategie definiert. Diese nutzt das in Kapitel 2.3 beschriebene statistische Verfahren (PSY-Test) zur Signalgebung.</w:t>
      </w:r>
    </w:p>
    <w:p w14:paraId="34E69833" w14:textId="548AD88A" w:rsidR="007A7EB1" w:rsidRDefault="00F46D18" w:rsidP="00F46D18">
      <w:r>
        <w:t>Die klassische Markteffizienzhypothese geht davon aus, dass Fehlbewertungen sofort korrigiert werden. Im Gegensatz dazu nutzt die hier entwickelte Strategie die Aufwärtsbewegung der Blase gezielt aus.</w:t>
      </w:r>
    </w:p>
    <w:p w14:paraId="5635778A" w14:textId="77DCE1C6" w:rsidR="00C82EBB" w:rsidRDefault="00582D09" w:rsidP="00582D09">
      <w:pPr>
        <w:pStyle w:val="Heading3"/>
      </w:pPr>
      <w:bookmarkStart w:id="65" w:name="_Toc229835341"/>
      <w:r>
        <w:t xml:space="preserve">Dynamische Asset </w:t>
      </w:r>
      <w:proofErr w:type="spellStart"/>
      <w:r>
        <w:t>Allocation</w:t>
      </w:r>
      <w:proofErr w:type="spellEnd"/>
      <w:r>
        <w:t xml:space="preserve"> und De-</w:t>
      </w:r>
      <w:proofErr w:type="spellStart"/>
      <w:r>
        <w:t>Risking</w:t>
      </w:r>
      <w:bookmarkEnd w:id="65"/>
      <w:proofErr w:type="spellEnd"/>
    </w:p>
    <w:p w14:paraId="3C8ECE43" w14:textId="0251F8A5" w:rsidR="005F1D52" w:rsidRDefault="005F1D52" w:rsidP="005F1D52">
      <w:r>
        <w:t xml:space="preserve">Die Strategie orientiert sich am Ansatz von </w:t>
      </w:r>
      <w:proofErr w:type="spellStart"/>
      <w:r>
        <w:t>Guenster</w:t>
      </w:r>
      <w:proofErr w:type="spellEnd"/>
      <w:r>
        <w:t xml:space="preserve">, </w:t>
      </w:r>
      <w:proofErr w:type="spellStart"/>
      <w:r>
        <w:t>Kole</w:t>
      </w:r>
      <w:proofErr w:type="spellEnd"/>
      <w:r>
        <w:t xml:space="preserve"> und Jacobsen (2009). Diese zeigten, dass es für </w:t>
      </w:r>
      <w:proofErr w:type="spellStart"/>
      <w:proofErr w:type="gramStart"/>
      <w:r>
        <w:t>Investor:innen</w:t>
      </w:r>
      <w:proofErr w:type="spellEnd"/>
      <w:proofErr w:type="gramEnd"/>
      <w:r>
        <w:t xml:space="preserve"> sinnvoll sein kann, eine überbewertete Aktie im Portfolio zu behalten, solange das erwartete Kurspotenzial höher ist als das Risiko eines sofortigen Crashs.</w:t>
      </w:r>
    </w:p>
    <w:p w14:paraId="450559D9" w14:textId="268DDDFB" w:rsidR="00DC4451" w:rsidRDefault="005F1D52" w:rsidP="005F1D52">
      <w:r>
        <w:t xml:space="preserve">Da das Risiko eines Absturzes jedoch mit der Dauer der Blase exponentiell ansteigt (Abreu &amp; Brunnermeier, 2003), weicht die hier entwickelte Strategie («Dynamic </w:t>
      </w:r>
      <w:proofErr w:type="spellStart"/>
      <w:r>
        <w:t>Exposure</w:t>
      </w:r>
      <w:proofErr w:type="spellEnd"/>
      <w:r>
        <w:t>») von einem reinen «Buy-and-Hold» ab. Anstatt das Risiko in der Blase zu erhöhen, wird ein antizyklisches «De-</w:t>
      </w:r>
      <w:proofErr w:type="spellStart"/>
      <w:r>
        <w:t>Risking</w:t>
      </w:r>
      <w:proofErr w:type="spellEnd"/>
      <w:r>
        <w:t>» programmiert: Die Teststatistik des PSY-Tests dient als Indikator für die Überhitzung. Je stärker das Signal (also je höher der t-Wert) ist, desto mehr reduziert der Algorithmus die Aktienquote. Das Ziel ist es, die Gewinne in der Aufbauphase der Blase mitzunehmen, aber das Kapital abzuziehen, bevor die Blase ihren kritischen Punkt erreicht.</w:t>
      </w:r>
    </w:p>
    <w:p w14:paraId="1B997E7B" w14:textId="178920D4" w:rsidR="00475268" w:rsidRDefault="00475268" w:rsidP="00475268">
      <w:pPr>
        <w:pStyle w:val="Heading3"/>
      </w:pPr>
      <w:bookmarkStart w:id="66" w:name="_Toc229835342"/>
      <w:r>
        <w:t>Signalverarbeitung und Positionssteuerung</w:t>
      </w:r>
      <w:bookmarkEnd w:id="66"/>
    </w:p>
    <w:p w14:paraId="30524F5F" w14:textId="67AE9A1B" w:rsidR="00D05F2C" w:rsidRDefault="00D05F2C" w:rsidP="00D05F2C">
      <w:r>
        <w:t xml:space="preserve">Die Umsetzung in der Simulation erfolgt «ex-ante». Das heisst, der Algorithmus entscheidet zu jedem Zeitpunkt </w:t>
      </w:r>
      <m:oMath>
        <m:r>
          <w:rPr>
            <w:rFonts w:ascii="Cambria Math" w:hAnsi="Cambria Math"/>
          </w:rPr>
          <m:t>t</m:t>
        </m:r>
      </m:oMath>
      <w:r>
        <w:t xml:space="preserve"> nur auf Basis der bis dahin bekannten Daten. Der PSY-Test fungiert dabei als alleiniger Taktgeber:</w:t>
      </w:r>
    </w:p>
    <w:p w14:paraId="60BBC0CF" w14:textId="3FB3D078" w:rsidR="00D05F2C" w:rsidRDefault="00D05F2C" w:rsidP="00D05F2C">
      <w:pPr>
        <w:pStyle w:val="ListParagraph"/>
        <w:numPr>
          <w:ilvl w:val="0"/>
          <w:numId w:val="35"/>
        </w:numPr>
      </w:pPr>
      <w:r>
        <w:t>Regime-Erkennung: In jedem Zeitschritt prüft das System, ob der aktuelle PSY-Wert (</w:t>
      </w:r>
      <m:oMath>
        <m:r>
          <m:rPr>
            <m:sty m:val="p"/>
          </m:rPr>
          <w:rPr>
            <w:rFonts w:ascii="Cambria Math" w:hAnsi="Cambria Math"/>
          </w:rPr>
          <m:t>GSADF</m:t>
        </m:r>
      </m:oMath>
      <w:r>
        <w:t>) die kritische Schwelle (95%-Signifikanz) überschreitet.</w:t>
      </w:r>
    </w:p>
    <w:p w14:paraId="179E8A6F" w14:textId="59443042" w:rsidR="00475268" w:rsidRDefault="00D05F2C" w:rsidP="00D05F2C">
      <w:pPr>
        <w:pStyle w:val="ListParagraph"/>
        <w:numPr>
          <w:ilvl w:val="0"/>
          <w:numId w:val="35"/>
        </w:numPr>
      </w:pPr>
      <w:r>
        <w:t xml:space="preserve">Positionierung: Die Strategie ist in der Basisallokation (Random Walk) vollständig im Markt investiert, um die normale Marktrendite abzuschöpfen. Das Überschreiten der Signifikanzschwellen generiert folglich kein Kaufsignal, sondern dient als Risikoindikator. Die Positionsgrösse wird abhängig von der Stärke des Signals reduziert. Dieser Mechanismus dient dazu, das </w:t>
      </w:r>
      <w:proofErr w:type="spellStart"/>
      <w:r>
        <w:t>Exposure</w:t>
      </w:r>
      <w:proofErr w:type="spellEnd"/>
      <w:r>
        <w:t xml:space="preserve"> bei extremen Überbewertungen schrittweise zu verringern und aufgelaufene Gewinne zu sichern (</w:t>
      </w:r>
      <w:proofErr w:type="spellStart"/>
      <w:r>
        <w:t>Milunovich</w:t>
      </w:r>
      <w:proofErr w:type="spellEnd"/>
      <w:r>
        <w:t xml:space="preserve"> et al., 2019).</w:t>
      </w:r>
    </w:p>
    <w:p w14:paraId="38319074" w14:textId="295C51A5" w:rsidR="00475268" w:rsidRDefault="00475268" w:rsidP="00475268">
      <w:pPr>
        <w:pStyle w:val="Heading3"/>
      </w:pPr>
      <w:bookmarkStart w:id="67" w:name="_Toc229835343"/>
      <w:r>
        <w:lastRenderedPageBreak/>
        <w:t>Risikomanagement und Ausstiegsindikatoren (Exit)</w:t>
      </w:r>
      <w:bookmarkEnd w:id="67"/>
    </w:p>
    <w:p w14:paraId="05CBD396" w14:textId="0555F35E" w:rsidR="00BA5CBD" w:rsidRDefault="00BA5CBD" w:rsidP="00BA5CBD">
      <w:r>
        <w:t>Eine der grössten Herausforderungen beim «</w:t>
      </w:r>
      <w:proofErr w:type="spellStart"/>
      <w:r>
        <w:t>Riding</w:t>
      </w:r>
      <w:proofErr w:type="spellEnd"/>
      <w:r>
        <w:t xml:space="preserve"> </w:t>
      </w:r>
      <w:proofErr w:type="spellStart"/>
      <w:r>
        <w:t>the</w:t>
      </w:r>
      <w:proofErr w:type="spellEnd"/>
      <w:r>
        <w:t xml:space="preserve"> Bubble» ist der richtige Ausstiegszeitpunkt. Die V3-Konfiguration zeigte hier eine Schwäche: Panik-Verkäufe wurden teilweise an Crash-Tagen ausgelöst. V7 ergänzt deshalb einen direktionalen </w:t>
      </w:r>
      <w:proofErr w:type="spellStart"/>
      <w:r>
        <w:t>Pre</w:t>
      </w:r>
      <w:proofErr w:type="spellEnd"/>
      <w:r>
        <w:t xml:space="preserve">-Filter. Der Panik-Trigger wird nur ausgeführt, wenn der 60-Tages-Trend zum Entscheidungszeitpunkt positiv ist (). Damit werden </w:t>
      </w:r>
      <m:oMath>
        <m:r>
          <m:rPr>
            <m:sty m:val="p"/>
          </m:rPr>
          <w:rPr>
            <w:rFonts w:ascii="Cambria Math" w:hAnsi="Cambria Math"/>
          </w:rPr>
          <m:t>BSADF</m:t>
        </m:r>
      </m:oMath>
      <w:r>
        <w:t>-Spikes in fallenden Märkten (Lehman 2008, COVID 2020) systematisch unterdrückt. Um die Robustheit des statistischen Verfahrens isoliert zu prüfen, verzichtet diese Arbeit in der Simulation bewusst auf externe Indikatoren wie das Handelsvolumen und verlässt sich rein auf die Preisdaten und den PSY-Algorithmus.</w:t>
      </w:r>
      <m:oMath>
        <m:r>
          <w:rPr>
            <w:rFonts w:ascii="Cambria Math" w:hAnsi="Cambria Math"/>
          </w:rPr>
          <m:t>prices</m:t>
        </m:r>
        <m:d>
          <m:dPr>
            <m:begChr m:val="["/>
            <m:endChr m:val="]"/>
            <m:ctrlPr>
              <w:rPr>
                <w:rFonts w:ascii="Cambria Math" w:hAnsi="Cambria Math"/>
                <w:i/>
              </w:rPr>
            </m:ctrlPr>
          </m:dPr>
          <m:e>
            <m:r>
              <w:rPr>
                <w:rFonts w:ascii="Cambria Math" w:hAnsi="Cambria Math"/>
              </w:rPr>
              <m:t>t-2</m:t>
            </m:r>
          </m:e>
        </m:d>
        <m:r>
          <w:rPr>
            <w:rFonts w:ascii="Cambria Math" w:hAnsi="Cambria Math"/>
          </w:rPr>
          <m:t>&gt;prices[t-2-60]</m:t>
        </m:r>
      </m:oMath>
    </w:p>
    <w:p w14:paraId="7BEEE1D0" w14:textId="7B48356B" w:rsidR="00475268" w:rsidRPr="00475268" w:rsidRDefault="00BA5CBD" w:rsidP="00BA5CBD">
      <w:r>
        <w:t>Der «Exit» ist im Modell kein einzelnes Ereignis (Alles oder Nichts), sondern ergibt sich dynamisch aus der Positionssteuerung. Wenn die Teststatistik so stark ansteigt, dass die berechnete Positionsgrösse auf null fällt, hält der Investor nur noch Cash (risikofreier Zinssatz). Ein Wiedereinstieg erfolgt erst, wenn sich die statistische Signifikanz normalisiert hat und der Wert wieder unter die kritische Grenze fällt. Dies stellt sicher, dass das Kapital während der volatilen Kollaps-Phase geschützt ist und erst bei einer Rückkehr zu normalen Marktbedingungen wieder investiert wird.</w:t>
      </w:r>
    </w:p>
    <w:p w14:paraId="75860BE1" w14:textId="77777777" w:rsidR="00582D09" w:rsidRPr="00582D09" w:rsidRDefault="00582D09" w:rsidP="00582D09"/>
    <w:p w14:paraId="3C03B7AE" w14:textId="77777777" w:rsidR="002879EF" w:rsidRPr="0001704E" w:rsidRDefault="002879EF" w:rsidP="00D760D1"/>
    <w:p w14:paraId="75AA6054" w14:textId="77777777" w:rsidR="002879EF" w:rsidRPr="0001704E" w:rsidRDefault="002879EF" w:rsidP="00D760D1"/>
    <w:p w14:paraId="243E79B8" w14:textId="77777777" w:rsidR="002879EF" w:rsidRPr="0001704E" w:rsidRDefault="002879EF" w:rsidP="00D760D1"/>
    <w:p w14:paraId="0BD03D6C" w14:textId="77777777" w:rsidR="002879EF" w:rsidRPr="0001704E" w:rsidRDefault="002879EF" w:rsidP="00D760D1">
      <w:pPr>
        <w:sectPr w:rsidR="002879EF" w:rsidRPr="0001704E" w:rsidSect="005E75FF">
          <w:pgSz w:w="11906" w:h="16838"/>
          <w:pgMar w:top="1418" w:right="1274" w:bottom="1418" w:left="1418" w:header="720" w:footer="720" w:gutter="0"/>
          <w:cols w:space="720"/>
        </w:sectPr>
      </w:pPr>
    </w:p>
    <w:p w14:paraId="4ED106D7" w14:textId="72A09D0E" w:rsidR="002879EF" w:rsidRPr="0001704E" w:rsidRDefault="0094120B" w:rsidP="00C10D50">
      <w:pPr>
        <w:pStyle w:val="Heading1"/>
      </w:pPr>
      <w:bookmarkStart w:id="68" w:name="_Toc229835344"/>
      <w:r>
        <w:lastRenderedPageBreak/>
        <w:t>Methodik und Datenbasis</w:t>
      </w:r>
      <w:bookmarkEnd w:id="68"/>
    </w:p>
    <w:p w14:paraId="44003F32" w14:textId="70182520" w:rsidR="002879EF" w:rsidRDefault="00456BEC" w:rsidP="00C10D50">
      <w:pPr>
        <w:pStyle w:val="Heading2"/>
      </w:pPr>
      <w:bookmarkStart w:id="69" w:name="_Toc229835345"/>
      <w:r>
        <w:t>Datenbasis und Aufbereitung</w:t>
      </w:r>
      <w:bookmarkEnd w:id="69"/>
    </w:p>
    <w:p w14:paraId="01201BC0" w14:textId="53480C5A" w:rsidR="00456BEC" w:rsidRDefault="00456BEC" w:rsidP="00456BEC">
      <w:r>
        <w:t>Die empirische Validierung der Handelsstrategie erfordert eine belastbare und repräsentative Datenbasis. Um sicherzustellen, dass die Ergebnisse nicht auf temporären Marktanomalien beruhen, sondern über verschiedene Marktzyklen hinweg Bestand haben, wurde das Forschungsdesign gezielt auf einen langfristigen Beobachtungshorizont und eine spezifische Titelauswahl ausgerichtet.</w:t>
      </w:r>
    </w:p>
    <w:p w14:paraId="165C9B55" w14:textId="778E852B" w:rsidR="00456BEC" w:rsidRDefault="00456BEC" w:rsidP="00456BEC">
      <w:pPr>
        <w:pStyle w:val="Heading3"/>
      </w:pPr>
      <w:bookmarkStart w:id="70" w:name="_Toc229835346"/>
      <w:r>
        <w:t>Titelauswahl (Stichprobe)</w:t>
      </w:r>
      <w:bookmarkEnd w:id="70"/>
    </w:p>
    <w:p w14:paraId="32AB6C53" w14:textId="77777777" w:rsidR="0038248F" w:rsidRPr="0038248F" w:rsidRDefault="0038248F" w:rsidP="0038248F">
      <w:r>
        <w:t xml:space="preserve">Wie </w:t>
      </w:r>
      <w:proofErr w:type="spellStart"/>
      <w:r>
        <w:t>Guenster</w:t>
      </w:r>
      <w:proofErr w:type="spellEnd"/>
      <w:r>
        <w:t xml:space="preserve">, </w:t>
      </w:r>
      <w:proofErr w:type="spellStart"/>
      <w:r>
        <w:t>Kole</w:t>
      </w:r>
      <w:proofErr w:type="spellEnd"/>
      <w:r>
        <w:t xml:space="preserve"> und Jacobsen (2009) in ihren Untersuchungen zeigen, erfassen spekulative Übertreibungen selten den gesamten Markt gleichzeitig. Vielmehr manifestieren sich Blasen oft idiosynkratisch in spezifischen Sektoren oder bei einzelnen Technologieführern, bevor sie auf den breiten Markt überspringen. Aus diesem Grund verzichtet die vorliegende Arbeit auf die Analyse eines aggregierten Gesamtindex.</w:t>
      </w:r>
    </w:p>
    <w:p w14:paraId="75677A73" w14:textId="77777777" w:rsidR="0038248F" w:rsidRPr="0038248F" w:rsidRDefault="0038248F" w:rsidP="0038248F">
      <w:r>
        <w:t>Die Untersuchung konzentriert sich stattdessen auf eine gezielte Stichprobe von fünf hochkapitalisierten Titeln aus dem Swiss Market Index (SMI) und dem Swiss Leader Index (SLI). Diese wurden ausgewählt, da sie in der Vergangenheit Phasen starken, teilweise exponentiellen Wachstums sowie ausgeprägte Volatilität aufwiesen und sich somit optimal für Stresstests von Blasenerkennungsmodellen eignen:</w:t>
      </w:r>
    </w:p>
    <w:p w14:paraId="1DD186DD" w14:textId="77777777" w:rsidR="0038248F" w:rsidRPr="0038248F" w:rsidRDefault="0038248F" w:rsidP="0038248F">
      <w:pPr>
        <w:pStyle w:val="ListParagraph"/>
        <w:numPr>
          <w:ilvl w:val="0"/>
          <w:numId w:val="40"/>
        </w:numPr>
      </w:pPr>
      <w:r>
        <w:t>Logitech International S.A.</w:t>
      </w:r>
    </w:p>
    <w:p w14:paraId="0A2F9425" w14:textId="77777777" w:rsidR="0038248F" w:rsidRPr="0038248F" w:rsidRDefault="0038248F" w:rsidP="0038248F">
      <w:pPr>
        <w:numPr>
          <w:ilvl w:val="0"/>
          <w:numId w:val="39"/>
        </w:numPr>
      </w:pPr>
      <w:r>
        <w:t xml:space="preserve">Compagnie </w:t>
      </w:r>
      <w:proofErr w:type="spellStart"/>
      <w:r>
        <w:t>Financière</w:t>
      </w:r>
      <w:proofErr w:type="spellEnd"/>
      <w:r>
        <w:t xml:space="preserve"> Richemont S.A.</w:t>
      </w:r>
    </w:p>
    <w:p w14:paraId="5E530A55" w14:textId="77777777" w:rsidR="0038248F" w:rsidRPr="0038248F" w:rsidRDefault="0038248F" w:rsidP="0038248F">
      <w:pPr>
        <w:numPr>
          <w:ilvl w:val="0"/>
          <w:numId w:val="39"/>
        </w:numPr>
      </w:pPr>
      <w:r>
        <w:t>Lonza Group AG</w:t>
      </w:r>
    </w:p>
    <w:p w14:paraId="32C0563E" w14:textId="77777777" w:rsidR="0038248F" w:rsidRPr="0038248F" w:rsidRDefault="0038248F" w:rsidP="0038248F">
      <w:pPr>
        <w:numPr>
          <w:ilvl w:val="0"/>
          <w:numId w:val="39"/>
        </w:numPr>
      </w:pPr>
      <w:r>
        <w:t>Sika AG</w:t>
      </w:r>
    </w:p>
    <w:p w14:paraId="17B94990" w14:textId="77777777" w:rsidR="0038248F" w:rsidRDefault="0038248F" w:rsidP="0038248F">
      <w:pPr>
        <w:numPr>
          <w:ilvl w:val="0"/>
          <w:numId w:val="39"/>
        </w:numPr>
      </w:pPr>
      <w:r>
        <w:t>Partners Group Holding AG</w:t>
      </w:r>
    </w:p>
    <w:p w14:paraId="1990F3DF" w14:textId="096C9DF1" w:rsidR="003100F0" w:rsidRDefault="003100F0" w:rsidP="003100F0">
      <w:r>
        <w:t xml:space="preserve">Die Auswahl der fünf Titel (Logitech, Richemont, Lonza, Sika, Partners Group) wurde bewusst so getroffen. Es handelt sich nicht um einen Querschnitt durch den gesamten Markt, sondern um eine gezielte Auswahl von Unternehmen aus dem SMI/SLI, die stark wachsen und verschiedene Geschäftsmodelle verfolgen. Ziel ist es, zu testen, wie zuverlässig der PSY-Algorithmus bei Aktien funktioniert, die in der Vergangenheit besonders stark auf Trends und Spekulationen reagiert haben. Dieser Ansatz orientiert sich an </w:t>
      </w:r>
      <w:proofErr w:type="spellStart"/>
      <w:r>
        <w:t>Guenster</w:t>
      </w:r>
      <w:proofErr w:type="spellEnd"/>
      <w:r>
        <w:t xml:space="preserve"> et al. (2009), die belegen, dass Blasen meistens nicht den gesamten Markt gleichzeitig betreffen, sondern oft zuerst in einzelnen Branchen oder bei führenden Technologieunternehmen auftreten.</w:t>
      </w:r>
    </w:p>
    <w:p w14:paraId="3B5E965B" w14:textId="0B169041" w:rsidR="00C31F1C" w:rsidRDefault="00C31F1C" w:rsidP="003100F0">
      <w:r>
        <w:lastRenderedPageBreak/>
        <w:t xml:space="preserve">Die bewusste Beschränkung auf fünf historisch volatile Wachstumstitel konstituiert einen </w:t>
      </w:r>
      <w:proofErr w:type="spellStart"/>
      <w:r>
        <w:t>Selection</w:t>
      </w:r>
      <w:proofErr w:type="spellEnd"/>
      <w:r>
        <w:t xml:space="preserve"> Bias im Sinne von Jensen (1968) und Brown, </w:t>
      </w:r>
      <w:proofErr w:type="spellStart"/>
      <w:r>
        <w:t>Goetzmann</w:t>
      </w:r>
      <w:proofErr w:type="spellEnd"/>
      <w:r>
        <w:t xml:space="preserve">, </w:t>
      </w:r>
      <w:proofErr w:type="spellStart"/>
      <w:r>
        <w:t>Ibbotson</w:t>
      </w:r>
      <w:proofErr w:type="spellEnd"/>
      <w:r>
        <w:t xml:space="preserve"> und Ross (1992): Die ex-post-Selektion von «Gewinner-Aktien» kann die statistische Signifikanz einer Strategie künstlich erhöhen und die Generalisierbarkeit der Resultate einschränken. In der vorliegenden Arbeit wird dieser Bias methodisch akzeptiert, was die Reichweite der Schlussfolgerungen einschränkt: Die Resultate sind als deskriptive Befunde an einer spezifischen, ex-post selektierten Stichprobe zu lesen, nicht als Aussage über «den Schweizer Aktienmarkt» insgesamt. Eine konfirmatorische Validierung würde eine systematische Anwendung auf das vollständige SMI-Universum (inkl. defensiver Titel) voraussetzen.</w:t>
      </w:r>
    </w:p>
    <w:p w14:paraId="2D0102CE" w14:textId="3F2493D7" w:rsidR="0038248F" w:rsidRDefault="0038248F" w:rsidP="0038248F">
      <w:pPr>
        <w:pStyle w:val="Heading3"/>
      </w:pPr>
      <w:bookmarkStart w:id="71" w:name="_Toc229835347"/>
      <w:r>
        <w:t>Beobachtungszeitraum und Datenfrequenz</w:t>
      </w:r>
      <w:bookmarkEnd w:id="71"/>
    </w:p>
    <w:p w14:paraId="01C537F7" w14:textId="2A3F34EB" w:rsidR="00E30823" w:rsidRDefault="00E30823" w:rsidP="00E30823">
      <w:r>
        <w:t>Für den Backtest mit echten Marktdaten wurde ein Beobachtungszeitraum von 20 Jahren gewählt, was ungefähr 5000 Handelstagen entspricht. Diese hohe Auflösung mit täglichen Schlusskursen ist wichtig, um schnelle Kursstürze (</w:t>
      </w:r>
      <w:proofErr w:type="spellStart"/>
      <w:r>
        <w:t>Crashes</w:t>
      </w:r>
      <w:proofErr w:type="spellEnd"/>
      <w:r>
        <w:t>) genau und ohne künstliche Verzögerung zu erfassen.</w:t>
      </w:r>
    </w:p>
    <w:p w14:paraId="02631270" w14:textId="57911735" w:rsidR="0038248F" w:rsidRDefault="00E30823" w:rsidP="00E30823">
      <w:r>
        <w:t>Bei der Monte-Carlo-Simulation (Kapitel 3.2) wurde der Ansatz jedoch leicht angepasst: Hier rechnet das Modell mit 240 monatlichen Perioden. Dieser Wechsel auf eine monatliche Basis macht die Simulation stabiler und weniger anfällig für kurzfristiges Rauschen, das bei rein zufällig generierten Daten oft zu extrem ausfällt. Für die Logik und die Laufzeit von 20 Jahren ergibt sich keine Auswirkung, da der Gesamtzeitraum identisch bleibt.</w:t>
      </w:r>
    </w:p>
    <w:p w14:paraId="748E8DB9" w14:textId="75DAD2A2" w:rsidR="00ED7180" w:rsidRPr="00ED7180" w:rsidRDefault="00ED7180" w:rsidP="00ED7180">
      <w:pPr>
        <w:pStyle w:val="Heading3"/>
      </w:pPr>
      <w:bookmarkStart w:id="72" w:name="_Toc229835348"/>
      <w:r>
        <w:t>Datenqualität und Bereinigung (</w:t>
      </w:r>
      <w:proofErr w:type="spellStart"/>
      <w:r>
        <w:t>Adjusted</w:t>
      </w:r>
      <w:proofErr w:type="spellEnd"/>
      <w:r>
        <w:t xml:space="preserve"> Close)</w:t>
      </w:r>
      <w:bookmarkEnd w:id="72"/>
    </w:p>
    <w:p w14:paraId="563B8DC4" w14:textId="2DD0F6CC" w:rsidR="00BF2397" w:rsidRDefault="00BF2397" w:rsidP="00ED7180">
      <w:pPr>
        <w:rPr>
          <w:lang w:eastAsia="en-US"/>
        </w:rPr>
      </w:pPr>
      <w:r>
        <w:rPr>
          <w:lang w:eastAsia="en-US"/>
        </w:rPr>
        <w:t>Bei der informationstechnischen Umsetzung wurde bewusst darauf verzichtet, die Detektion um externe Faktoren wie das Kurs-Gewinn-Verhältnis (KGV) oder das Handelsvolumen zu erweitern. Diese Entscheidung basiert auf zwei zentralen methodischen Überlegungen:  Erstens werden Fundamentaldaten in der Realität oft nur quartalsweise und mit erheblichem zeitlichem Verzug publiziert. Eine Integration in ein tägliches Handelssystem würde die Gefahr eines «Look-</w:t>
      </w:r>
      <w:proofErr w:type="spellStart"/>
      <w:r>
        <w:rPr>
          <w:lang w:eastAsia="en-US"/>
        </w:rPr>
        <w:t>Ahead</w:t>
      </w:r>
      <w:proofErr w:type="spellEnd"/>
      <w:r>
        <w:rPr>
          <w:lang w:eastAsia="en-US"/>
        </w:rPr>
        <w:t xml:space="preserve">-Bias» bergen. Das heisst die Nutzung von Informationen, die einem Investor zum Handelszeitpunkt eigentlich noch nicht zur Verfügung standen.  </w:t>
      </w:r>
    </w:p>
    <w:p w14:paraId="5540D18A" w14:textId="574CC432" w:rsidR="00ED7180" w:rsidRDefault="00BF2397" w:rsidP="00ED7180">
      <w:pPr>
        <w:rPr>
          <w:lang w:eastAsia="en-US"/>
        </w:rPr>
      </w:pPr>
      <w:r>
        <w:rPr>
          <w:lang w:eastAsia="en-US"/>
        </w:rPr>
        <w:t>Zweitens erfordert die angestrebte Validierung im synthetischen Markt (Evans-Modell) eine strikte Vergleichbarkeit der Datenstrukturen. Da das Evans-Modell einen stochastischen Preisprozess ohne fundamentale Zusatzvariablen simuliert, muss auch das Backtesting am Schweizer Markt rein preisbasiert erfolgen. Nur so lässt sich die Genauigkeit des PSY-Detektors unter kontrollierten Bedingungen («Ground Truth») objektiv messen und auf reale Daten übertragen. Zur Filterung von Rauschen nutzt das System stattdessen die in Kapitel 3.3 beschriebene statistische Quantils-Logik.</w:t>
      </w:r>
    </w:p>
    <w:p w14:paraId="2AE19504" w14:textId="494A7CDA" w:rsidR="00AC7373" w:rsidRDefault="00AC7373" w:rsidP="00AC7373">
      <w:pPr>
        <w:pStyle w:val="Heading2"/>
        <w:rPr>
          <w:lang w:eastAsia="en-US"/>
        </w:rPr>
      </w:pPr>
      <w:bookmarkStart w:id="73" w:name="_Toc229835349"/>
      <w:r>
        <w:rPr>
          <w:lang w:eastAsia="en-US"/>
        </w:rPr>
        <w:lastRenderedPageBreak/>
        <w:t>Validierung im synthetischen Markt (Monte-Carlo-Simulation)</w:t>
      </w:r>
      <w:bookmarkEnd w:id="73"/>
    </w:p>
    <w:p w14:paraId="00B06B87" w14:textId="16BBC3D7" w:rsidR="00A21C0F" w:rsidRDefault="005B4ADA" w:rsidP="00A21C0F">
      <w:pPr>
        <w:rPr>
          <w:lang w:eastAsia="en-US"/>
        </w:rPr>
      </w:pPr>
      <w:r>
        <w:rPr>
          <w:lang w:eastAsia="en-US"/>
        </w:rPr>
        <w:t xml:space="preserve">Die isolierte Entwicklung einer Handelsstrategie auf Basis realer historischer Marktdaten birgt in der quantitativen Finanzanalyse das Risiko des sogenannten </w:t>
      </w:r>
      <w:proofErr w:type="spellStart"/>
      <w:r>
        <w:rPr>
          <w:lang w:eastAsia="en-US"/>
        </w:rPr>
        <w:t>Overfittings</w:t>
      </w:r>
      <w:proofErr w:type="spellEnd"/>
      <w:r>
        <w:rPr>
          <w:lang w:eastAsia="en-US"/>
        </w:rPr>
        <w:t xml:space="preserve"> (Überanpassung). Ein Algorithmus könnte unbewusst so kalibriert werden, dass er vergangene Kurseinbrüche (wie die Dotcom-Blase) verlässlich erkennt, in zukünftigen, leicht abweichenden Szenarien jedoch eine geringere Prognosegüte aufweist. Ein weiteres methodisches Problem der empirischen Kapitalmarktforschung ist das Fehlen einer eindeutigen «Ground Truth»: Wie Shiller (2000) in seiner Arbeit zur «Irrational </w:t>
      </w:r>
      <w:proofErr w:type="spellStart"/>
      <w:r>
        <w:rPr>
          <w:lang w:eastAsia="en-US"/>
        </w:rPr>
        <w:t>Exuberance</w:t>
      </w:r>
      <w:proofErr w:type="spellEnd"/>
      <w:r>
        <w:rPr>
          <w:lang w:eastAsia="en-US"/>
        </w:rPr>
        <w:t>» aufzeigt, lässt sich bei realen Vermögenswerten ex-post oftmals schwer zweifelsfrei belegen, ab welchem Tag eine Preissteigerung irrationale Züge annahm und wann sie noch fundamental gerechtfertigt war.</w:t>
      </w:r>
    </w:p>
    <w:p w14:paraId="60B2F593" w14:textId="70A588B6" w:rsidR="00580F8A" w:rsidRDefault="00580F8A" w:rsidP="00580F8A">
      <w:pPr>
        <w:pStyle w:val="Heading3"/>
        <w:rPr>
          <w:lang w:eastAsia="en-US"/>
        </w:rPr>
      </w:pPr>
      <w:bookmarkStart w:id="74" w:name="_Toc229835350"/>
      <w:r>
        <w:rPr>
          <w:lang w:eastAsia="en-US"/>
        </w:rPr>
        <w:t>Das Konzept der «Ground Truth»</w:t>
      </w:r>
      <w:bookmarkEnd w:id="74"/>
    </w:p>
    <w:p w14:paraId="30001200" w14:textId="3B3234C7" w:rsidR="00580F8A" w:rsidRDefault="00732EC0" w:rsidP="00580F8A">
      <w:pPr>
        <w:rPr>
          <w:lang w:eastAsia="en-US"/>
        </w:rPr>
      </w:pPr>
      <w:r>
        <w:rPr>
          <w:lang w:eastAsia="en-US"/>
        </w:rPr>
        <w:t>Um diese Limitierungen zu adressieren und die Effektivität des PSY-Detektors objektiv messbar zu machen, wurde für diese Arbeit in Python ein synthetischer Aktienmarkt programmiert. Mittels einer Monte-Carlo-Simulation werden künstliche Preisverläufe (Trajektorien) generiert. Der konzeptionelle Vorteil dieses Vorgehens liegt darin, dass der programmierte Zustand des Marktes zu jedem Zeitpunkt t bekannt ist. Das System kann somit exakt zuordnen, ob der aktuelle Preis durch einen reinen Random Walk (Normalzustand) oder durch eine implementierte Blasenkomponente (Spekulationszustand) getrieben wird.</w:t>
      </w:r>
    </w:p>
    <w:p w14:paraId="2F9573DA" w14:textId="510AE1FA" w:rsidR="003A311A" w:rsidRDefault="003A311A" w:rsidP="003A311A">
      <w:pPr>
        <w:pStyle w:val="Heading3"/>
        <w:rPr>
          <w:lang w:eastAsia="en-US"/>
        </w:rPr>
      </w:pPr>
      <w:bookmarkStart w:id="75" w:name="_Toc229835351"/>
      <w:r>
        <w:rPr>
          <w:lang w:eastAsia="en-US"/>
        </w:rPr>
        <w:t>Implementierung des Evans-Modell und Parameterkalibrierung</w:t>
      </w:r>
      <w:bookmarkEnd w:id="75"/>
    </w:p>
    <w:p w14:paraId="7C4262C1" w14:textId="08A4041B" w:rsidR="00F30122" w:rsidRDefault="00FB1015" w:rsidP="00F30122">
      <w:pPr>
        <w:rPr>
          <w:lang w:eastAsia="en-US"/>
        </w:rPr>
      </w:pPr>
      <w:r>
        <w:rPr>
          <w:lang w:eastAsia="en-US"/>
        </w:rPr>
        <w:t>Die Generierung der künstlichen Preisverläufe basiert auf dem in Kapitel 2.4 mathematisch hergeleiteten Modell für periodisch kollabierende Blasen nach Evans (1991). Der Simulator erzeugt mittels Monte-Carlo-Simulation Tausende von unabhängigen Preispfaden, die sich aus einer fundamentalen Dividendenkomponente (Random Walk mit Drift) und einer stochastischen Blasenkomponente zusammensetzen.</w:t>
      </w:r>
    </w:p>
    <w:p w14:paraId="5419737A" w14:textId="6AEC1515" w:rsidR="00F30122" w:rsidRDefault="008279E3" w:rsidP="00F30122">
      <w:pPr>
        <w:rPr>
          <w:lang w:eastAsia="en-US"/>
        </w:rPr>
      </w:pPr>
      <w:r>
        <w:rPr>
          <w:lang w:eastAsia="en-US"/>
        </w:rPr>
        <w:t xml:space="preserve">Die algorithmische Umsetzung dieser stochastischen Prozesse ist in Listing 1 dargestellt. Der Pseudo-Code illustriert die exakte Mechanik des Regime-Wechsels: Solange die Blase unterhalb der Schwelle </w:t>
      </w:r>
      <m:oMath>
        <m:r>
          <w:rPr>
            <w:rFonts w:ascii="Cambria Math" w:hAnsi="Cambria Math"/>
          </w:rPr>
          <m:t>α</m:t>
        </m:r>
      </m:oMath>
      <w:r>
        <w:rPr>
          <w:lang w:eastAsia="en-US"/>
        </w:rPr>
        <w:t xml:space="preserve"> liegt, folgt sie einem stabilen Wachstumspfad; wird die Schwelle überschritten, wechselt das System in das explosive Regime, in welchem die Blase mit der Wahrscheinlichkeit </w:t>
      </w:r>
      <m:oMath>
        <m:r>
          <w:rPr>
            <w:rFonts w:ascii="Cambria Math" w:hAnsi="Cambria Math"/>
            <w:lang w:eastAsia="en-US"/>
          </w:rPr>
          <m:t>π</m:t>
        </m:r>
      </m:oMath>
      <w:r>
        <w:rPr>
          <w:lang w:eastAsia="en-US"/>
        </w:rPr>
        <w:t xml:space="preserve"> weiterwächst oder mit der Gegenwahrscheinlichkeit </w:t>
      </w:r>
      <m:oMath>
        <m:r>
          <w:rPr>
            <w:rFonts w:ascii="Cambria Math" w:hAnsi="Cambria Math"/>
            <w:lang w:eastAsia="en-US"/>
          </w:rPr>
          <m:t>1- π</m:t>
        </m:r>
      </m:oMath>
      <w:r>
        <w:rPr>
          <w:lang w:eastAsia="en-US"/>
        </w:rPr>
        <w:t xml:space="preserve"> schlagartig auf den Basiswert </w:t>
      </w:r>
      <m:oMath>
        <m:r>
          <w:rPr>
            <w:rFonts w:ascii="Cambria Math" w:hAnsi="Cambria Math"/>
            <w:lang w:eastAsia="en-US"/>
          </w:rPr>
          <m:t>δ</m:t>
        </m:r>
      </m:oMath>
      <w:r>
        <w:rPr>
          <w:lang w:eastAsia="en-US"/>
        </w:rPr>
        <w:t xml:space="preserve"> kollabiert.</w:t>
      </w:r>
    </w:p>
    <w:p w14:paraId="777ABE59" w14:textId="2D4D5A07" w:rsidR="009B5C04" w:rsidRDefault="0035192C" w:rsidP="00F30122">
      <w:pPr>
        <w:rPr>
          <w:lang w:eastAsia="en-US"/>
        </w:rPr>
      </w:pPr>
      <w:r>
        <w:rPr>
          <w:lang w:eastAsia="en-US"/>
        </w:rPr>
        <w:t>Um das Schweizer Marktumfeld realistisch abzubilden, basiert der risikofreie Zinssatz (</w:t>
      </w:r>
      <m:oMath>
        <m:r>
          <w:rPr>
            <w:rFonts w:ascii="Cambria Math" w:hAnsi="Cambria Math"/>
            <w:lang w:eastAsia="en-US"/>
          </w:rPr>
          <m:t>r</m:t>
        </m:r>
      </m:oMath>
      <w:r>
        <w:rPr>
          <w:lang w:eastAsia="en-US"/>
        </w:rPr>
        <w:t xml:space="preserve">) auf einem Basiswert von 0,75 %. Für die stochastische Monte-Carlo-Simulation wurde dieser Wert jedoch als Periodenzins angewendet. Diese Skalierung ist notwendig, um innerhalb des limitierten Fensters von 240 Perioden die Bildung und den Kollaps signifikanter Blasenzyklen </w:t>
      </w:r>
      <w:r>
        <w:rPr>
          <w:lang w:eastAsia="en-US"/>
        </w:rPr>
        <w:lastRenderedPageBreak/>
        <w:t xml:space="preserve">zu erzwingen und die Funktionalität des Algorithmus anschaulich zu demonstrieren. Das passt gut zum historisch tiefen Zinsniveau im Schweizer Franken (CHF). Im Backtesting mit den echten Marktdaten (Kapitel 3.4) wird die Cash-Position aus Konservativitätsgründen mit 0,00 % </w:t>
      </w:r>
      <w:r w:rsidR="00FB0F79">
        <w:rPr>
          <w:lang w:eastAsia="en-US"/>
        </w:rPr>
        <w:t>verzinst,</w:t>
      </w:r>
      <w:r>
        <w:rPr>
          <w:lang w:eastAsia="en-US"/>
        </w:rPr>
        <w:t xml:space="preserve"> um die Rendite der Strategie nicht durch theoretische Zinserträge zu beschönigen.</w:t>
      </w:r>
    </w:p>
    <w:p w14:paraId="5E33E5CB" w14:textId="0DF91F20" w:rsidR="00CD4D3B" w:rsidRDefault="00CD4D3B" w:rsidP="00F30122">
      <w:pPr>
        <w:rPr>
          <w:lang w:eastAsia="en-US"/>
        </w:rPr>
      </w:pPr>
      <w:r>
        <w:rPr>
          <w:lang w:eastAsia="en-US"/>
        </w:rPr>
        <w:t>Für die jährliche Drift (</w:t>
      </w:r>
      <m:oMath>
        <m:r>
          <w:rPr>
            <w:rFonts w:ascii="Cambria Math" w:hAnsi="Cambria Math"/>
            <w:lang w:eastAsia="en-US"/>
          </w:rPr>
          <m:t>μ</m:t>
        </m:r>
      </m:oMath>
      <w:r>
        <w:rPr>
          <w:lang w:eastAsia="en-US"/>
        </w:rPr>
        <w:t>) des Fundamentalwerts wurde ein Wert von 3,73 % (</w:t>
      </w:r>
      <w:proofErr w:type="spellStart"/>
      <w:r>
        <w:rPr>
          <w:rFonts w:ascii="Consolas" w:hAnsi="Consolas"/>
          <w:sz w:val="18"/>
          <w:szCs w:val="18"/>
          <w:lang w:eastAsia="en-US"/>
        </w:rPr>
        <w:t>drift_annual</w:t>
      </w:r>
      <w:proofErr w:type="spellEnd"/>
      <w:r>
        <w:rPr>
          <w:lang w:eastAsia="en-US"/>
        </w:rPr>
        <w:t>) definiert. Diese Kennzahl repräsentiert die durchschnittliche geometrische Wachstumsrate der zugrunde liegenden Dividenden- und Gewinnreihen innerhalb des gewählten Anlageuniversums. Die Wahl eines moderaten Drift-Parameters ist methodisch notwendig, um die Performance-Beiträge der fundamentalen Entwicklung klar von den Renditen der spekulativen Blasenkomponente zu trennen und somit eine Überschätzung der Strategiegüte durch reine Markttrends zu vermeiden.</w:t>
      </w:r>
    </w:p>
    <w:p w14:paraId="2D224C3E" w14:textId="6777E3C5" w:rsidR="00CD4D3B" w:rsidRDefault="00CD4D3B" w:rsidP="00F30122">
      <w:pPr>
        <w:rPr>
          <w:lang w:eastAsia="en-US"/>
        </w:rPr>
      </w:pPr>
      <w:r>
        <w:rPr>
          <w:lang w:eastAsia="en-US"/>
        </w:rPr>
        <w:t>Die Standardabweichung (</w:t>
      </w:r>
      <m:oMath>
        <m:r>
          <w:rPr>
            <w:rFonts w:ascii="Cambria Math" w:hAnsi="Cambria Math"/>
            <w:lang w:eastAsia="en-US"/>
          </w:rPr>
          <m:t>σ</m:t>
        </m:r>
      </m:oMath>
      <w:r>
        <w:rPr>
          <w:lang w:eastAsia="en-US"/>
        </w:rPr>
        <w:t>) des stochastischen Fehlerterms wurde auf 15,74 % (</w:t>
      </w:r>
      <w:proofErr w:type="spellStart"/>
      <w:r>
        <w:rPr>
          <w:sz w:val="18"/>
          <w:szCs w:val="18"/>
          <w:lang w:eastAsia="en-US"/>
        </w:rPr>
        <w:t>vola_annual</w:t>
      </w:r>
      <w:proofErr w:type="spellEnd"/>
      <w:r>
        <w:rPr>
          <w:lang w:eastAsia="en-US"/>
        </w:rPr>
        <w:t>) festgelegt. Dieser Wert approximiert die durchschnittliche realisierte Volatilität der Titel Logitech, Richemont, Lonza, Sika und Partners Group in Phasen ohne statistisch signifikante Blasendetektion. Durch diese Parametrisierung wird sichergestellt, dass das im Modell implementierte «Marktrauschen» der typischen Schwankungsbreite Schweizer Bluechips entspricht, was eine realistische Evaluation der Fehlalarmrate (</w:t>
      </w:r>
      <w:proofErr w:type="spellStart"/>
      <w:r>
        <w:rPr>
          <w:lang w:eastAsia="en-US"/>
        </w:rPr>
        <w:t>False</w:t>
      </w:r>
      <w:proofErr w:type="spellEnd"/>
      <w:r>
        <w:rPr>
          <w:lang w:eastAsia="en-US"/>
        </w:rPr>
        <w:t xml:space="preserve"> Positives) des PSY-Tests ermöglicht.</w:t>
      </w:r>
    </w:p>
    <w:p w14:paraId="5BCF1513" w14:textId="77777777" w:rsidR="00D36EC9" w:rsidRDefault="00000000">
      <w:pPr>
        <w:spacing w:before="0" w:after="0" w:line="240" w:lineRule="auto"/>
        <w:ind w:left="360"/>
        <w:rPr>
          <w:rFonts w:ascii="Consolas" w:hAnsi="Consolas" w:cs="Consolas"/>
          <w:sz w:val="18"/>
        </w:rPr>
      </w:pPr>
      <w:bookmarkStart w:id="76" w:name="_MON_1839064224"/>
      <w:bookmarkEnd w:id="76"/>
      <w:r>
        <w:rPr>
          <w:rFonts w:ascii="Consolas" w:hAnsi="Consolas" w:cs="Consolas"/>
          <w:sz w:val="18"/>
        </w:rPr>
        <w:t xml:space="preserve">FUNCTION </w:t>
      </w:r>
      <w:proofErr w:type="spellStart"/>
      <w:r>
        <w:rPr>
          <w:rFonts w:ascii="Consolas" w:hAnsi="Consolas" w:cs="Consolas"/>
          <w:sz w:val="18"/>
        </w:rPr>
        <w:t>generiere_evans_</w:t>
      </w:r>
      <w:proofErr w:type="gramStart"/>
      <w:r>
        <w:rPr>
          <w:rFonts w:ascii="Consolas" w:hAnsi="Consolas" w:cs="Consolas"/>
          <w:sz w:val="18"/>
        </w:rPr>
        <w:t>pfad</w:t>
      </w:r>
      <w:proofErr w:type="spellEnd"/>
      <w:r>
        <w:rPr>
          <w:rFonts w:ascii="Consolas" w:hAnsi="Consolas" w:cs="Consolas"/>
          <w:sz w:val="18"/>
        </w:rPr>
        <w:t>(</w:t>
      </w:r>
      <w:proofErr w:type="gramEnd"/>
      <w:r>
        <w:rPr>
          <w:rFonts w:ascii="Consolas" w:hAnsi="Consolas" w:cs="Consolas"/>
          <w:sz w:val="18"/>
        </w:rPr>
        <w:t>):</w:t>
      </w:r>
    </w:p>
    <w:p w14:paraId="3268600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gramStart"/>
      <w:r>
        <w:rPr>
          <w:rFonts w:ascii="Consolas" w:hAnsi="Consolas" w:cs="Consolas"/>
          <w:sz w:val="18"/>
        </w:rPr>
        <w:t>b[</w:t>
      </w:r>
      <w:proofErr w:type="gramEnd"/>
      <w:r>
        <w:rPr>
          <w:rFonts w:ascii="Consolas" w:hAnsi="Consolas" w:cs="Consolas"/>
          <w:sz w:val="18"/>
        </w:rPr>
        <w:t xml:space="preserve">0]   &lt;- </w:t>
      </w:r>
      <w:proofErr w:type="spellStart"/>
      <w:r>
        <w:rPr>
          <w:rFonts w:ascii="Consolas" w:hAnsi="Consolas" w:cs="Consolas"/>
          <w:sz w:val="18"/>
        </w:rPr>
        <w:t>B_start</w:t>
      </w:r>
      <w:proofErr w:type="spellEnd"/>
      <w:r>
        <w:rPr>
          <w:rFonts w:ascii="Consolas" w:hAnsi="Consolas" w:cs="Consolas"/>
          <w:sz w:val="18"/>
        </w:rPr>
        <w:t xml:space="preserve">                # Startwert Blase (0.5)</w:t>
      </w:r>
    </w:p>
    <w:p w14:paraId="6938DC7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gramStart"/>
      <w:r>
        <w:rPr>
          <w:rFonts w:ascii="Consolas" w:hAnsi="Consolas" w:cs="Consolas"/>
          <w:sz w:val="18"/>
        </w:rPr>
        <w:t>d[</w:t>
      </w:r>
      <w:proofErr w:type="gramEnd"/>
      <w:r>
        <w:rPr>
          <w:rFonts w:ascii="Consolas" w:hAnsi="Consolas" w:cs="Consolas"/>
          <w:sz w:val="18"/>
        </w:rPr>
        <w:t>0]   &lt;- 1.0                    # Startdividende</w:t>
      </w:r>
    </w:p>
    <w:p w14:paraId="456F691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gramStart"/>
      <w:r>
        <w:rPr>
          <w:rFonts w:ascii="Consolas" w:hAnsi="Consolas" w:cs="Consolas"/>
          <w:sz w:val="18"/>
        </w:rPr>
        <w:t>f[</w:t>
      </w:r>
      <w:proofErr w:type="gramEnd"/>
      <w:r>
        <w:rPr>
          <w:rFonts w:ascii="Consolas" w:hAnsi="Consolas" w:cs="Consolas"/>
          <w:sz w:val="18"/>
        </w:rPr>
        <w:t xml:space="preserve">0]   &lt;- </w:t>
      </w:r>
      <w:proofErr w:type="spellStart"/>
      <w:r>
        <w:rPr>
          <w:rFonts w:ascii="Consolas" w:hAnsi="Consolas" w:cs="Consolas"/>
          <w:sz w:val="18"/>
        </w:rPr>
        <w:t>mu</w:t>
      </w:r>
      <w:proofErr w:type="spellEnd"/>
      <w:r>
        <w:rPr>
          <w:rFonts w:ascii="Consolas" w:hAnsi="Consolas" w:cs="Consolas"/>
          <w:sz w:val="18"/>
        </w:rPr>
        <w:t>*(1+r)/r^2 + d[0]/r  # Fundamentalwert</w:t>
      </w:r>
    </w:p>
    <w:p w14:paraId="5E20AF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gramStart"/>
      <w:r>
        <w:rPr>
          <w:rFonts w:ascii="Consolas" w:hAnsi="Consolas" w:cs="Consolas"/>
          <w:sz w:val="18"/>
        </w:rPr>
        <w:t>p[</w:t>
      </w:r>
      <w:proofErr w:type="gramEnd"/>
      <w:r>
        <w:rPr>
          <w:rFonts w:ascii="Consolas" w:hAnsi="Consolas" w:cs="Consolas"/>
          <w:sz w:val="18"/>
        </w:rPr>
        <w:t>0]   &lt;- f[0] + b[0]</w:t>
      </w:r>
    </w:p>
    <w:p w14:paraId="26FC1755" w14:textId="77777777" w:rsidR="00D36EC9" w:rsidRDefault="00D36EC9">
      <w:pPr>
        <w:spacing w:before="0" w:after="0" w:line="240" w:lineRule="auto"/>
        <w:ind w:left="360"/>
        <w:rPr>
          <w:rFonts w:ascii="Consolas" w:hAnsi="Consolas" w:cs="Consolas"/>
          <w:sz w:val="18"/>
        </w:rPr>
      </w:pPr>
    </w:p>
    <w:p w14:paraId="3017E0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1 ... T-1 DO</w:t>
      </w:r>
    </w:p>
    <w:p w14:paraId="1F0EAF2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eps</w:t>
      </w:r>
      <w:proofErr w:type="spellEnd"/>
      <w:r>
        <w:rPr>
          <w:rFonts w:ascii="Consolas" w:hAnsi="Consolas" w:cs="Consolas"/>
          <w:sz w:val="18"/>
        </w:rPr>
        <w:t xml:space="preserve"> &lt;- </w:t>
      </w:r>
      <w:proofErr w:type="gramStart"/>
      <w:r>
        <w:rPr>
          <w:rFonts w:ascii="Consolas" w:hAnsi="Consolas" w:cs="Consolas"/>
          <w:sz w:val="18"/>
        </w:rPr>
        <w:t>N(</w:t>
      </w:r>
      <w:proofErr w:type="gramEnd"/>
      <w:r>
        <w:rPr>
          <w:rFonts w:ascii="Consolas" w:hAnsi="Consolas" w:cs="Consolas"/>
          <w:sz w:val="18"/>
        </w:rPr>
        <w:t xml:space="preserve">0, </w:t>
      </w:r>
      <w:proofErr w:type="spellStart"/>
      <w:r>
        <w:rPr>
          <w:rFonts w:ascii="Consolas" w:hAnsi="Consolas" w:cs="Consolas"/>
          <w:sz w:val="18"/>
        </w:rPr>
        <w:t>sigma_d</w:t>
      </w:r>
      <w:proofErr w:type="spellEnd"/>
      <w:r>
        <w:rPr>
          <w:rFonts w:ascii="Consolas" w:hAnsi="Consolas" w:cs="Consolas"/>
          <w:sz w:val="18"/>
        </w:rPr>
        <w:t>)                         # Dividenden-Schock</w:t>
      </w:r>
    </w:p>
    <w:p w14:paraId="1161756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d[t] &lt;- </w:t>
      </w:r>
      <w:proofErr w:type="spellStart"/>
      <w:proofErr w:type="gramStart"/>
      <w:r>
        <w:rPr>
          <w:rFonts w:ascii="Consolas" w:hAnsi="Consolas" w:cs="Consolas"/>
          <w:sz w:val="18"/>
        </w:rPr>
        <w:t>max</w:t>
      </w:r>
      <w:proofErr w:type="spellEnd"/>
      <w:r>
        <w:rPr>
          <w:rFonts w:ascii="Consolas" w:hAnsi="Consolas" w:cs="Consolas"/>
          <w:sz w:val="18"/>
        </w:rPr>
        <w:t>(</w:t>
      </w:r>
      <w:proofErr w:type="gramEnd"/>
      <w:r>
        <w:rPr>
          <w:rFonts w:ascii="Consolas" w:hAnsi="Consolas" w:cs="Consolas"/>
          <w:sz w:val="18"/>
        </w:rPr>
        <w:t xml:space="preserve">0.01, </w:t>
      </w:r>
      <w:proofErr w:type="spellStart"/>
      <w:r>
        <w:rPr>
          <w:rFonts w:ascii="Consolas" w:hAnsi="Consolas" w:cs="Consolas"/>
          <w:sz w:val="18"/>
        </w:rPr>
        <w:t>mu</w:t>
      </w:r>
      <w:proofErr w:type="spellEnd"/>
      <w:r>
        <w:rPr>
          <w:rFonts w:ascii="Consolas" w:hAnsi="Consolas" w:cs="Consolas"/>
          <w:sz w:val="18"/>
        </w:rPr>
        <w:t xml:space="preserve"> + d[t-1] + </w:t>
      </w:r>
      <w:proofErr w:type="spellStart"/>
      <w:r>
        <w:rPr>
          <w:rFonts w:ascii="Consolas" w:hAnsi="Consolas" w:cs="Consolas"/>
          <w:sz w:val="18"/>
        </w:rPr>
        <w:t>eps</w:t>
      </w:r>
      <w:proofErr w:type="spellEnd"/>
      <w:r>
        <w:rPr>
          <w:rFonts w:ascii="Consolas" w:hAnsi="Consolas" w:cs="Consolas"/>
          <w:sz w:val="18"/>
        </w:rPr>
        <w:t>)</w:t>
      </w:r>
    </w:p>
    <w:p w14:paraId="62E0F5C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f[t] &lt;- </w:t>
      </w:r>
      <w:proofErr w:type="spellStart"/>
      <w:r>
        <w:rPr>
          <w:rFonts w:ascii="Consolas" w:hAnsi="Consolas" w:cs="Consolas"/>
          <w:sz w:val="18"/>
        </w:rPr>
        <w:t>mu</w:t>
      </w:r>
      <w:proofErr w:type="spellEnd"/>
      <w:r>
        <w:rPr>
          <w:rFonts w:ascii="Consolas" w:hAnsi="Consolas" w:cs="Consolas"/>
          <w:sz w:val="18"/>
        </w:rPr>
        <w:t>*(1+</w:t>
      </w:r>
      <w:proofErr w:type="gramStart"/>
      <w:r>
        <w:rPr>
          <w:rFonts w:ascii="Consolas" w:hAnsi="Consolas" w:cs="Consolas"/>
          <w:sz w:val="18"/>
        </w:rPr>
        <w:t>r)/</w:t>
      </w:r>
      <w:proofErr w:type="gramEnd"/>
      <w:r>
        <w:rPr>
          <w:rFonts w:ascii="Consolas" w:hAnsi="Consolas" w:cs="Consolas"/>
          <w:sz w:val="18"/>
        </w:rPr>
        <w:t>r^2 + d[t]/r</w:t>
      </w:r>
    </w:p>
    <w:p w14:paraId="6B41066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u    &lt;- </w:t>
      </w:r>
      <w:proofErr w:type="spellStart"/>
      <w:proofErr w:type="gramStart"/>
      <w:r>
        <w:rPr>
          <w:rFonts w:ascii="Consolas" w:hAnsi="Consolas" w:cs="Consolas"/>
          <w:sz w:val="18"/>
        </w:rPr>
        <w:t>LogN</w:t>
      </w:r>
      <w:proofErr w:type="spellEnd"/>
      <w:r>
        <w:rPr>
          <w:rFonts w:ascii="Consolas" w:hAnsi="Consolas" w:cs="Consolas"/>
          <w:sz w:val="18"/>
        </w:rPr>
        <w:t>(</w:t>
      </w:r>
      <w:proofErr w:type="gramEnd"/>
      <w:r>
        <w:rPr>
          <w:rFonts w:ascii="Consolas" w:hAnsi="Consolas" w:cs="Consolas"/>
          <w:sz w:val="18"/>
        </w:rPr>
        <w:t>0, 0.01)                        # Multiplikativer Schock</w:t>
      </w:r>
    </w:p>
    <w:p w14:paraId="38A002C6" w14:textId="77777777" w:rsidR="00D36EC9" w:rsidRDefault="00D36EC9">
      <w:pPr>
        <w:spacing w:before="0" w:after="0" w:line="240" w:lineRule="auto"/>
        <w:ind w:left="360"/>
        <w:rPr>
          <w:rFonts w:ascii="Consolas" w:hAnsi="Consolas" w:cs="Consolas"/>
          <w:sz w:val="18"/>
        </w:rPr>
      </w:pPr>
    </w:p>
    <w:p w14:paraId="6D973FE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b[t-1] &lt;= </w:t>
      </w:r>
      <w:proofErr w:type="spellStart"/>
      <w:r>
        <w:rPr>
          <w:rFonts w:ascii="Consolas" w:hAnsi="Consolas" w:cs="Consolas"/>
          <w:sz w:val="18"/>
        </w:rPr>
        <w:t>alpha</w:t>
      </w:r>
      <w:proofErr w:type="spellEnd"/>
      <w:r>
        <w:rPr>
          <w:rFonts w:ascii="Consolas" w:hAnsi="Consolas" w:cs="Consolas"/>
          <w:sz w:val="18"/>
        </w:rPr>
        <w:t xml:space="preserve"> THEN</w:t>
      </w:r>
    </w:p>
    <w:p w14:paraId="5E7BF9F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b[t] &lt;- (1+r) * b[t-1] * u               # ruhige Phase</w:t>
      </w:r>
    </w:p>
    <w:p w14:paraId="5531E35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75EB02D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w:t>
      </w:r>
      <w:proofErr w:type="spellStart"/>
      <w:proofErr w:type="gramStart"/>
      <w:r>
        <w:rPr>
          <w:rFonts w:ascii="Consolas" w:hAnsi="Consolas" w:cs="Consolas"/>
          <w:sz w:val="18"/>
        </w:rPr>
        <w:t>rand</w:t>
      </w:r>
      <w:proofErr w:type="spellEnd"/>
      <w:r>
        <w:rPr>
          <w:rFonts w:ascii="Consolas" w:hAnsi="Consolas" w:cs="Consolas"/>
          <w:sz w:val="18"/>
        </w:rPr>
        <w:t>(</w:t>
      </w:r>
      <w:proofErr w:type="gramEnd"/>
      <w:r>
        <w:rPr>
          <w:rFonts w:ascii="Consolas" w:hAnsi="Consolas" w:cs="Consolas"/>
          <w:sz w:val="18"/>
        </w:rPr>
        <w:t xml:space="preserve">) &lt;= </w:t>
      </w:r>
      <w:proofErr w:type="spellStart"/>
      <w:r>
        <w:rPr>
          <w:rFonts w:ascii="Consolas" w:hAnsi="Consolas" w:cs="Consolas"/>
          <w:sz w:val="18"/>
        </w:rPr>
        <w:t>pi</w:t>
      </w:r>
      <w:proofErr w:type="spellEnd"/>
      <w:r>
        <w:rPr>
          <w:rFonts w:ascii="Consolas" w:hAnsi="Consolas" w:cs="Consolas"/>
          <w:sz w:val="18"/>
        </w:rPr>
        <w:t xml:space="preserve"> THEN</w:t>
      </w:r>
    </w:p>
    <w:p w14:paraId="53D9504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growth</w:t>
      </w:r>
      <w:proofErr w:type="spellEnd"/>
      <w:r>
        <w:rPr>
          <w:rFonts w:ascii="Consolas" w:hAnsi="Consolas" w:cs="Consolas"/>
          <w:sz w:val="18"/>
        </w:rPr>
        <w:t xml:space="preserve"> &lt;- (1/</w:t>
      </w:r>
      <w:proofErr w:type="spellStart"/>
      <w:proofErr w:type="gramStart"/>
      <w:r>
        <w:rPr>
          <w:rFonts w:ascii="Consolas" w:hAnsi="Consolas" w:cs="Consolas"/>
          <w:sz w:val="18"/>
        </w:rPr>
        <w:t>pi</w:t>
      </w:r>
      <w:proofErr w:type="spellEnd"/>
      <w:r>
        <w:rPr>
          <w:rFonts w:ascii="Consolas" w:hAnsi="Consolas" w:cs="Consolas"/>
          <w:sz w:val="18"/>
        </w:rPr>
        <w:t>)*</w:t>
      </w:r>
      <w:proofErr w:type="gramEnd"/>
      <w:r>
        <w:rPr>
          <w:rFonts w:ascii="Consolas" w:hAnsi="Consolas" w:cs="Consolas"/>
          <w:sz w:val="18"/>
        </w:rPr>
        <w:t xml:space="preserve">(1+r)*(b[t-1] - </w:t>
      </w:r>
      <w:proofErr w:type="spellStart"/>
      <w:r>
        <w:rPr>
          <w:rFonts w:ascii="Consolas" w:hAnsi="Consolas" w:cs="Consolas"/>
          <w:sz w:val="18"/>
        </w:rPr>
        <w:t>delta</w:t>
      </w:r>
      <w:proofErr w:type="spellEnd"/>
      <w:r>
        <w:rPr>
          <w:rFonts w:ascii="Consolas" w:hAnsi="Consolas" w:cs="Consolas"/>
          <w:sz w:val="18"/>
        </w:rPr>
        <w:t>/(1+r))</w:t>
      </w:r>
    </w:p>
    <w:p w14:paraId="52E9304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w:t>
      </w:r>
      <w:proofErr w:type="gramStart"/>
      <w:r>
        <w:rPr>
          <w:rFonts w:ascii="Consolas" w:hAnsi="Consolas" w:cs="Consolas"/>
          <w:sz w:val="18"/>
        </w:rPr>
        <w:t xml:space="preserve">t]   </w:t>
      </w:r>
      <w:proofErr w:type="gramEnd"/>
      <w:r>
        <w:rPr>
          <w:rFonts w:ascii="Consolas" w:hAnsi="Consolas" w:cs="Consolas"/>
          <w:sz w:val="18"/>
        </w:rPr>
        <w:t>&lt;- (</w:t>
      </w:r>
      <w:proofErr w:type="spellStart"/>
      <w:r>
        <w:rPr>
          <w:rFonts w:ascii="Consolas" w:hAnsi="Consolas" w:cs="Consolas"/>
          <w:sz w:val="18"/>
        </w:rPr>
        <w:t>delta</w:t>
      </w:r>
      <w:proofErr w:type="spellEnd"/>
      <w:r>
        <w:rPr>
          <w:rFonts w:ascii="Consolas" w:hAnsi="Consolas" w:cs="Consolas"/>
          <w:sz w:val="18"/>
        </w:rPr>
        <w:t xml:space="preserve"> + </w:t>
      </w:r>
      <w:proofErr w:type="spellStart"/>
      <w:r>
        <w:rPr>
          <w:rFonts w:ascii="Consolas" w:hAnsi="Consolas" w:cs="Consolas"/>
          <w:sz w:val="18"/>
        </w:rPr>
        <w:t>growth</w:t>
      </w:r>
      <w:proofErr w:type="spellEnd"/>
      <w:r>
        <w:rPr>
          <w:rFonts w:ascii="Consolas" w:hAnsi="Consolas" w:cs="Consolas"/>
          <w:sz w:val="18"/>
        </w:rPr>
        <w:t>) * u       # weiterwachsen</w:t>
      </w:r>
    </w:p>
    <w:p w14:paraId="56EDB2A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77EBF74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b[</w:t>
      </w:r>
      <w:proofErr w:type="gramStart"/>
      <w:r>
        <w:rPr>
          <w:rFonts w:ascii="Consolas" w:hAnsi="Consolas" w:cs="Consolas"/>
          <w:sz w:val="18"/>
        </w:rPr>
        <w:t xml:space="preserve">t]   </w:t>
      </w:r>
      <w:proofErr w:type="gramEnd"/>
      <w:r>
        <w:rPr>
          <w:rFonts w:ascii="Consolas" w:hAnsi="Consolas" w:cs="Consolas"/>
          <w:sz w:val="18"/>
        </w:rPr>
        <w:t xml:space="preserve">&lt;- </w:t>
      </w:r>
      <w:proofErr w:type="spellStart"/>
      <w:r>
        <w:rPr>
          <w:rFonts w:ascii="Consolas" w:hAnsi="Consolas" w:cs="Consolas"/>
          <w:sz w:val="18"/>
        </w:rPr>
        <w:t>delta</w:t>
      </w:r>
      <w:proofErr w:type="spellEnd"/>
      <w:r>
        <w:rPr>
          <w:rFonts w:ascii="Consolas" w:hAnsi="Consolas" w:cs="Consolas"/>
          <w:sz w:val="18"/>
        </w:rPr>
        <w:t xml:space="preserve"> * u                  # Burst (Korrektur K7)</w:t>
      </w:r>
    </w:p>
    <w:p w14:paraId="327B331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3B64E05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27FF264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p[t] &lt;- f[t] + b[t]</w:t>
      </w:r>
    </w:p>
    <w:p w14:paraId="026D106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2D1AC3E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(f, b, p)</w:t>
      </w:r>
    </w:p>
    <w:p w14:paraId="76DABDF3"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5B7F9119" w14:textId="19066330" w:rsidR="008279E3" w:rsidRDefault="008279E3" w:rsidP="008279E3">
      <w:pPr>
        <w:pStyle w:val="Caption"/>
      </w:pPr>
      <w:r>
        <w:t xml:space="preserve">Listing </w:t>
      </w:r>
      <w:r>
        <w:fldChar w:fldCharType="begin"/>
      </w:r>
      <w:r>
        <w:instrText xml:space="preserve"> SEQ Listing \* ARABIC </w:instrText>
      </w:r>
      <w:r>
        <w:fldChar w:fldCharType="separate"/>
      </w:r>
      <w:r>
        <w:rPr>
          <w:noProof/>
        </w:rPr>
        <w:t>1</w:t>
      </w:r>
      <w:r>
        <w:fldChar w:fldCharType="end"/>
      </w:r>
      <w:r>
        <w:t>: Monte-Carlo-Simulation eines Evans-Blasenpfads</w:t>
      </w:r>
    </w:p>
    <w:p w14:paraId="581780F5" w14:textId="293F4A72" w:rsidR="008279E3" w:rsidRPr="008279E3" w:rsidRDefault="008279E3" w:rsidP="008279E3">
      <w:r>
        <w:t xml:space="preserve">Durch diese informationstechnische Implementierung durchlaufen die Zeitreihen primär zwei Regime: In den Normal- und Kollaps-Phasen verläuft der Marktpreis eng am Fundamentalwert, </w:t>
      </w:r>
      <w:r>
        <w:lastRenderedPageBreak/>
        <w:t xml:space="preserve">was das reguläre Marktrauschen simuliert. In den explosiven Phasen hingegen entkoppelt sich der Preis exponentiell von den Fundamentaldaten. Da der Zustand des Marktes zu jedem Zeitpunkt </w:t>
      </w:r>
      <m:oMath>
        <m:r>
          <w:rPr>
            <w:rFonts w:ascii="Cambria Math" w:hAnsi="Cambria Math"/>
          </w:rPr>
          <m:t>t</m:t>
        </m:r>
      </m:oMath>
      <w:r>
        <w:t xml:space="preserve"> im Code explizit definiert ist, liefert dieses Modell die notwendige «Ground Truth», um die Genauigkeit des PSY-Detektors im darauffolgenden Schritt objektiv zu evaluieren.</w:t>
      </w:r>
    </w:p>
    <w:p w14:paraId="283F6B24" w14:textId="1E1DE762" w:rsidR="003A311A" w:rsidRDefault="003A311A" w:rsidP="00F30122">
      <w:pPr>
        <w:pStyle w:val="Heading3"/>
        <w:rPr>
          <w:lang w:eastAsia="en-US"/>
        </w:rPr>
      </w:pPr>
      <w:bookmarkStart w:id="77" w:name="_Toc229835352"/>
      <w:r>
        <w:rPr>
          <w:lang w:eastAsia="en-US"/>
        </w:rPr>
        <w:t xml:space="preserve">Proof </w:t>
      </w:r>
      <w:proofErr w:type="spellStart"/>
      <w:r>
        <w:rPr>
          <w:lang w:eastAsia="en-US"/>
        </w:rPr>
        <w:t>of</w:t>
      </w:r>
      <w:proofErr w:type="spellEnd"/>
      <w:r>
        <w:rPr>
          <w:lang w:eastAsia="en-US"/>
        </w:rPr>
        <w:t xml:space="preserve"> Concept für die Strategie</w:t>
      </w:r>
      <w:bookmarkEnd w:id="77"/>
    </w:p>
    <w:p w14:paraId="05DD99C4" w14:textId="0390F6D6" w:rsidR="00770515" w:rsidRDefault="00AC0872" w:rsidP="003A311A">
      <w:pPr>
        <w:rPr>
          <w:lang w:eastAsia="en-US"/>
        </w:rPr>
      </w:pPr>
      <w:r>
        <w:rPr>
          <w:lang w:eastAsia="en-US"/>
        </w:rPr>
        <w:t>Bevor die «</w:t>
      </w:r>
      <w:proofErr w:type="spellStart"/>
      <w:r>
        <w:rPr>
          <w:lang w:eastAsia="en-US"/>
        </w:rPr>
        <w:t>Riding</w:t>
      </w:r>
      <w:proofErr w:type="spellEnd"/>
      <w:r>
        <w:rPr>
          <w:lang w:eastAsia="en-US"/>
        </w:rPr>
        <w:t xml:space="preserve"> </w:t>
      </w:r>
      <w:proofErr w:type="spellStart"/>
      <w:r>
        <w:rPr>
          <w:lang w:eastAsia="en-US"/>
        </w:rPr>
        <w:t>the</w:t>
      </w:r>
      <w:proofErr w:type="spellEnd"/>
      <w:r>
        <w:rPr>
          <w:lang w:eastAsia="en-US"/>
        </w:rPr>
        <w:t xml:space="preserve"> Bubble»-Strategie auf reale Schweizer Aktien angewendet wird, soll sie in dieser simulierten Umgebung einen Proof </w:t>
      </w:r>
      <w:proofErr w:type="spellStart"/>
      <w:r>
        <w:rPr>
          <w:lang w:eastAsia="en-US"/>
        </w:rPr>
        <w:t>of</w:t>
      </w:r>
      <w:proofErr w:type="spellEnd"/>
      <w:r>
        <w:rPr>
          <w:lang w:eastAsia="en-US"/>
        </w:rPr>
        <w:t xml:space="preserve"> Concept erbringen. Der entwickelte Algorithmus durchläuft die künstlichen Zeitreihen strikt ex-ante und soll aufzeigen, inwieweit er erstens die explosive Phase vom Random Walk unterscheiden kann, und zweitens das in Kapitel 3.4 definierte De-</w:t>
      </w:r>
      <w:proofErr w:type="spellStart"/>
      <w:r>
        <w:rPr>
          <w:lang w:eastAsia="en-US"/>
        </w:rPr>
        <w:t>Risking</w:t>
      </w:r>
      <w:proofErr w:type="spellEnd"/>
      <w:r>
        <w:rPr>
          <w:lang w:eastAsia="en-US"/>
        </w:rPr>
        <w:t xml:space="preserve">-Regelwerk vor Eintritt des programmierten Evans-Crashs auslöst. Zeigt die Strategie in diesem mathematisch kontrollierten Umfeld messbare Vorteile (z. B. durch die Reduktion des Maximum </w:t>
      </w:r>
      <w:proofErr w:type="spellStart"/>
      <w:r>
        <w:rPr>
          <w:lang w:eastAsia="en-US"/>
        </w:rPr>
        <w:t>Drawdowns</w:t>
      </w:r>
      <w:proofErr w:type="spellEnd"/>
      <w:r>
        <w:rPr>
          <w:lang w:eastAsia="en-US"/>
        </w:rPr>
        <w:t>) gegenüber einem passiven Buy-and-Hold-Ansatz, stützt dies die methodische Rechtfertigung für die anschliessende Anwendung auf unstrukturierte Marktdaten.</w:t>
      </w:r>
    </w:p>
    <w:p w14:paraId="700D332F" w14:textId="4DCAD4E9" w:rsidR="00770515" w:rsidRDefault="00770515" w:rsidP="00B517A1">
      <w:pPr>
        <w:pStyle w:val="Heading2"/>
        <w:rPr>
          <w:lang w:eastAsia="en-US"/>
        </w:rPr>
      </w:pPr>
      <w:bookmarkStart w:id="78" w:name="_Toc229835353"/>
      <w:r>
        <w:rPr>
          <w:lang w:eastAsia="en-US"/>
        </w:rPr>
        <w:t>Implementierung der Blasenerkennung (PSY-Test)</w:t>
      </w:r>
      <w:bookmarkEnd w:id="78"/>
    </w:p>
    <w:p w14:paraId="0C749C5A" w14:textId="69F8F5BA" w:rsidR="00783F63" w:rsidRDefault="00783F63" w:rsidP="00783F63">
      <w:pPr>
        <w:rPr>
          <w:lang w:eastAsia="en-US"/>
        </w:rPr>
      </w:pPr>
      <w:r>
        <w:rPr>
          <w:lang w:eastAsia="en-US"/>
        </w:rPr>
        <w:t xml:space="preserve">Die Kernkomponente der simulierten Handelsstrategie ist die algorithmische Erkennung der explosiven Marktphasen. Hierfür wird die </w:t>
      </w:r>
      <m:oMath>
        <m:r>
          <m:rPr>
            <m:sty m:val="p"/>
          </m:rPr>
          <w:rPr>
            <w:rFonts w:ascii="Cambria Math" w:hAnsi="Cambria Math"/>
          </w:rPr>
          <m:t>BSADF</m:t>
        </m:r>
      </m:oMath>
      <w:r>
        <w:rPr>
          <w:lang w:eastAsia="en-US"/>
        </w:rPr>
        <w:t xml:space="preserve">-Statistik (Backward Sup </w:t>
      </w:r>
      <m:oMath>
        <m:r>
          <m:rPr>
            <m:sty m:val="p"/>
          </m:rPr>
          <w:rPr>
            <w:rFonts w:ascii="Cambria Math" w:hAnsi="Cambria Math"/>
          </w:rPr>
          <m:t>ADF</m:t>
        </m:r>
      </m:oMath>
      <w:r>
        <w:rPr>
          <w:lang w:eastAsia="en-US"/>
        </w:rPr>
        <w:t>) des PSY-Tests implementiert. Um den praxisnahen Einsatz der Strategie zu simulieren, erforderte die informationstechnische Umsetzung spezifische Designentscheidungen, um einen geeigneten Kompromiss aus ökonometrischer Präzision und systemtechnischer Laufzeitperformance zu erzielen.</w:t>
      </w:r>
    </w:p>
    <w:p w14:paraId="293E9613" w14:textId="35E0B703" w:rsidR="00783F63" w:rsidRDefault="00783F63" w:rsidP="00783F63">
      <w:pPr>
        <w:pStyle w:val="Heading3"/>
        <w:rPr>
          <w:lang w:eastAsia="en-US"/>
        </w:rPr>
      </w:pPr>
      <w:bookmarkStart w:id="79" w:name="_Toc229835354"/>
      <w:r>
        <w:rPr>
          <w:lang w:eastAsia="en-US"/>
        </w:rPr>
        <w:t>Ex-ante-Bedingung und Rolling-</w:t>
      </w:r>
      <w:proofErr w:type="spellStart"/>
      <w:r>
        <w:rPr>
          <w:lang w:eastAsia="en-US"/>
        </w:rPr>
        <w:t>Window</w:t>
      </w:r>
      <w:bookmarkEnd w:id="79"/>
      <w:proofErr w:type="spellEnd"/>
    </w:p>
    <w:p w14:paraId="19E4AA1C" w14:textId="5BF7BF50" w:rsidR="00783F63" w:rsidRDefault="00B9212C" w:rsidP="00783F63">
      <w:pPr>
        <w:rPr>
          <w:lang w:eastAsia="en-US"/>
        </w:rPr>
      </w:pPr>
      <w:r>
        <w:rPr>
          <w:lang w:eastAsia="en-US"/>
        </w:rPr>
        <w:t>Um einen Look-</w:t>
      </w:r>
      <w:proofErr w:type="spellStart"/>
      <w:r>
        <w:rPr>
          <w:lang w:eastAsia="en-US"/>
        </w:rPr>
        <w:t>Ahead</w:t>
      </w:r>
      <w:proofErr w:type="spellEnd"/>
      <w:r>
        <w:rPr>
          <w:lang w:eastAsia="en-US"/>
        </w:rPr>
        <w:t xml:space="preserve">-Bias (Rückschaufehler) strikt zu vermeiden, erfolgt die Modellierung in Python ex-ante. Das bedeutet, dass der Algorithmus die Zeitreihe iterativ durchläuft und zum Zeitpunkt t für die Berechnung der </w:t>
      </w:r>
      <m:oMath>
        <m:r>
          <m:rPr>
            <m:sty m:val="p"/>
          </m:rPr>
          <w:rPr>
            <w:rFonts w:ascii="Cambria Math" w:hAnsi="Cambria Math"/>
          </w:rPr>
          <m:t>BSADF</m:t>
        </m:r>
      </m:oMath>
      <w:r>
        <w:rPr>
          <w:lang w:eastAsia="en-US"/>
        </w:rPr>
        <w:t>-Statistik ausschliesslich Preisdaten nutzt, die bis zu diesem Tag verfügbar waren. Für jeden Handelstag wird die Teststatistik auf einem rollierenden Datenfenster berechnet, das die historische Preisdynamik bis zum aktuellen Tag erfasst.</w:t>
      </w:r>
    </w:p>
    <w:p w14:paraId="34D7E728" w14:textId="77777777" w:rsidR="00496905" w:rsidRDefault="00B80301" w:rsidP="00B80301">
      <w:pPr>
        <w:rPr>
          <w:lang w:eastAsia="en-US"/>
        </w:rPr>
      </w:pPr>
      <w:r>
        <w:rPr>
          <w:lang w:eastAsia="en-US"/>
        </w:rPr>
        <w:t>In der informationstechnischen Umsetzung wurde dieses Rückblickfenster (</w:t>
      </w:r>
      <w:proofErr w:type="spellStart"/>
      <w:r>
        <w:rPr>
          <w:rFonts w:ascii="Consolas" w:hAnsi="Consolas" w:cs="Consolas"/>
          <w:lang w:eastAsia="en-US"/>
        </w:rPr>
        <w:t>max_lookback</w:t>
      </w:r>
      <w:proofErr w:type="spellEnd"/>
      <w:r>
        <w:rPr>
          <w:lang w:eastAsia="en-US"/>
        </w:rPr>
        <w:t xml:space="preserve">) auf 252 Handelstage (1 Handelsjahr) festgelegt. Während dieser initialen Phase (252 Tage im Realmarkt bzw. 30 Perioden in der monatlichen Simulation) werden noch keine Handelssignale generiert, sodass sich eine stabile statistische Baseline bilden kann. </w:t>
      </w:r>
    </w:p>
    <w:p w14:paraId="50A92E49" w14:textId="267014BA" w:rsidR="00B80301" w:rsidRDefault="00B80301" w:rsidP="00B80301">
      <w:pPr>
        <w:rPr>
          <w:lang w:eastAsia="en-US"/>
        </w:rPr>
      </w:pPr>
      <w:r>
        <w:rPr>
          <w:lang w:eastAsia="en-US"/>
        </w:rPr>
        <w:t xml:space="preserve">Da Spekulationsblasen gemäss der theoretischen Definition anhaltende Abweichungen vom Fundamentalwert darstellen, erlaubt erst ein Fenster von einem vollen Handelsjahr die </w:t>
      </w:r>
      <w:r>
        <w:rPr>
          <w:lang w:eastAsia="en-US"/>
        </w:rPr>
        <w:lastRenderedPageBreak/>
        <w:t>Identifikation einer signifikanten, explosiven Dynamik gegenüber dem gewöhnlichen Marktrauschen.</w:t>
      </w:r>
    </w:p>
    <w:p w14:paraId="1EB1A97E" w14:textId="62949AB2" w:rsidR="00360499" w:rsidRDefault="00B80301" w:rsidP="00B80301">
      <w:pPr>
        <w:rPr>
          <w:lang w:eastAsia="en-US"/>
        </w:rPr>
      </w:pPr>
      <w:r>
        <w:rPr>
          <w:lang w:eastAsia="en-US"/>
        </w:rPr>
        <w:t xml:space="preserve">Zudem gewährleistet diese Wahl die methodische Konsistenz innerhalb des Handelssystems, da auch die in Kapitel 3.3.3 beschriebenen dynamischen Quantile auf einem Referenzzeitraum von 252 Tagen basieren. Das minimale Sub-Fenster für die innere Supremum-Suche wird in der V7-Hauptkonfiguration auf </w:t>
      </w:r>
      <w:proofErr w:type="spellStart"/>
      <w:r>
        <w:rPr>
          <w:rFonts w:ascii="Consolas" w:hAnsi="Consolas" w:cs="Consolas"/>
          <w:lang w:eastAsia="en-US"/>
        </w:rPr>
        <w:t>min_window</w:t>
      </w:r>
      <w:proofErr w:type="spellEnd"/>
      <w:r>
        <w:rPr>
          <w:lang w:eastAsia="en-US"/>
        </w:rPr>
        <w:t xml:space="preserve"> = 178 Handelstage gesetzt (etwa drei Quartale), womit die PSY-(</w:t>
      </w:r>
      <w:proofErr w:type="gramStart"/>
      <w:r>
        <w:rPr>
          <w:lang w:eastAsia="en-US"/>
        </w:rPr>
        <w:t>2015)-</w:t>
      </w:r>
      <w:proofErr w:type="gramEnd"/>
      <w:r>
        <w:rPr>
          <w:lang w:eastAsia="en-US"/>
        </w:rPr>
        <w:t xml:space="preserve">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rPr>
          <w:lang w:eastAsia="en-US"/>
        </w:rPr>
        <w:t xml:space="preserve"> ≈ 0.01 + 1.8/√T ≈ 178 für T ≈ 5'000 exakt erfüllt ist. Diese Wahl folgt der PSY-(</w:t>
      </w:r>
      <w:proofErr w:type="gramStart"/>
      <w:r>
        <w:rPr>
          <w:lang w:eastAsia="en-US"/>
        </w:rPr>
        <w:t>2015)-</w:t>
      </w:r>
      <w:proofErr w:type="gramEnd"/>
      <w:r>
        <w:rPr>
          <w:lang w:eastAsia="en-US"/>
        </w:rPr>
        <w:t xml:space="preserve">Empfehlung </w:t>
      </w:r>
      <m:oMath>
        <m:sSub>
          <m:sSubPr>
            <m:ctrlPr>
              <w:rPr>
                <w:rFonts w:ascii="Cambria Math" w:hAnsi="Cambria Math"/>
              </w:rPr>
            </m:ctrlPr>
          </m:sSubPr>
          <m:e>
            <m:r>
              <w:rPr>
                <w:rFonts w:ascii="Cambria Math" w:hAnsi="Cambria Math"/>
              </w:rPr>
              <m:t>r</m:t>
            </m:r>
          </m:e>
          <m:sub>
            <m:r>
              <m:rPr>
                <m:sty m:val="p"/>
              </m:rPr>
              <w:rPr>
                <w:rFonts w:ascii="Cambria Math" w:hAnsi="Cambria Math"/>
              </w:rPr>
              <m:t>0</m:t>
            </m:r>
          </m:sub>
        </m:sSub>
      </m:oMath>
      <w:r>
        <w:rPr>
          <w:lang w:eastAsia="en-US"/>
        </w:rPr>
        <w:t xml:space="preserve"> ≈ 0.01 + 1.8/√T konservativ und korrigiert die in Anhang B dokumentierte Fehlanwendung von </w:t>
      </w:r>
      <w:proofErr w:type="spellStart"/>
      <w:r>
        <w:rPr>
          <w:rFonts w:ascii="Consolas" w:hAnsi="Consolas" w:cs="Consolas"/>
          <w:lang w:eastAsia="en-US"/>
        </w:rPr>
        <w:t>min_window</w:t>
      </w:r>
      <w:proofErr w:type="spellEnd"/>
      <w:r>
        <w:rPr>
          <w:lang w:eastAsia="en-US"/>
        </w:rPr>
        <w:t xml:space="preserve"> = 30, unter der die </w:t>
      </w:r>
      <m:oMath>
        <m:r>
          <m:rPr>
            <m:sty m:val="p"/>
          </m:rPr>
          <w:rPr>
            <w:rFonts w:ascii="Cambria Math" w:hAnsi="Cambria Math"/>
          </w:rPr>
          <m:t>BSADF</m:t>
        </m:r>
      </m:oMath>
      <w:r>
        <w:rPr>
          <w:lang w:eastAsia="en-US"/>
        </w:rPr>
        <w:t xml:space="preserve">-Suprema bei Lonza und Partners Group während des Lehman-Tiefpunkts (10. Oktober 2008) und damit in einer Crash- statt einer Bubble-Phase realisiert wurden. Um die informationstechnische Umsetzung dieses iterativen Prozesses (Real-Time Detection) transparent darzustellen, ist die logische Architektur der </w:t>
      </w:r>
      <m:oMath>
        <m:r>
          <m:rPr>
            <m:sty m:val="p"/>
          </m:rPr>
          <w:rPr>
            <w:rFonts w:ascii="Cambria Math" w:hAnsi="Cambria Math"/>
          </w:rPr>
          <m:t>BSADF</m:t>
        </m:r>
      </m:oMath>
      <w:r>
        <w:rPr>
          <w:lang w:eastAsia="en-US"/>
        </w:rPr>
        <w:t xml:space="preserve">-Berechnung in Listing 2 als Pseudo-Code abgebildet. Eine Robustheits-Diagnostik dieser Implementierung mit alternativen Werten von </w:t>
      </w:r>
      <w:proofErr w:type="spellStart"/>
      <w:r>
        <w:rPr>
          <w:rFonts w:ascii="Consolas" w:hAnsi="Consolas" w:cs="Consolas"/>
          <w:lang w:eastAsia="en-US"/>
        </w:rPr>
        <w:t>min_window</w:t>
      </w:r>
      <w:proofErr w:type="spellEnd"/>
      <w:r>
        <w:rPr>
          <w:lang w:eastAsia="en-US"/>
        </w:rPr>
        <w:t xml:space="preserve"> ist in Anhang B berichtet. Dieser verdeutlicht die funktionale Trennung zwischen der gleitenden Fensterbildung (äusserer Loop) und der Supremum-Suche durch wiederholte Regressionen (innerer Loop).</w:t>
      </w:r>
    </w:p>
    <w:p w14:paraId="40B6113B" w14:textId="77777777" w:rsidR="00D36EC9" w:rsidRDefault="00000000">
      <w:pPr>
        <w:spacing w:before="0" w:after="0" w:line="240" w:lineRule="auto"/>
        <w:ind w:left="360"/>
        <w:rPr>
          <w:rFonts w:ascii="Consolas" w:hAnsi="Consolas" w:cs="Consolas"/>
          <w:sz w:val="18"/>
        </w:rPr>
      </w:pPr>
      <w:bookmarkStart w:id="80" w:name="_MON_1839061822"/>
      <w:bookmarkEnd w:id="80"/>
      <w:r>
        <w:rPr>
          <w:rFonts w:ascii="Consolas" w:hAnsi="Consolas" w:cs="Consolas"/>
          <w:sz w:val="18"/>
        </w:rPr>
        <w:t xml:space="preserve">FUNCTION </w:t>
      </w:r>
      <w:proofErr w:type="spellStart"/>
      <w:r>
        <w:rPr>
          <w:rFonts w:ascii="Consolas" w:hAnsi="Consolas" w:cs="Consolas"/>
          <w:sz w:val="18"/>
        </w:rPr>
        <w:t>bsadf</w:t>
      </w:r>
      <w:proofErr w:type="spellEnd"/>
      <w:r>
        <w:rPr>
          <w:rFonts w:ascii="Consolas" w:hAnsi="Consolas" w:cs="Consolas"/>
          <w:sz w:val="18"/>
        </w:rPr>
        <w:t>(y[</w:t>
      </w:r>
      <w:proofErr w:type="gramStart"/>
      <w:r>
        <w:rPr>
          <w:rFonts w:ascii="Consolas" w:hAnsi="Consolas" w:cs="Consolas"/>
          <w:sz w:val="18"/>
        </w:rPr>
        <w:t>0..</w:t>
      </w:r>
      <w:proofErr w:type="gramEnd"/>
      <w:r>
        <w:rPr>
          <w:rFonts w:ascii="Consolas" w:hAnsi="Consolas" w:cs="Consolas"/>
          <w:sz w:val="18"/>
        </w:rPr>
        <w:t xml:space="preserve">T-1], </w:t>
      </w:r>
      <w:proofErr w:type="spellStart"/>
      <w:r>
        <w:rPr>
          <w:rFonts w:ascii="Consolas" w:hAnsi="Consolas" w:cs="Consolas"/>
          <w:sz w:val="18"/>
        </w:rPr>
        <w:t>min_window</w:t>
      </w:r>
      <w:proofErr w:type="spellEnd"/>
      <w:r>
        <w:rPr>
          <w:rFonts w:ascii="Consolas" w:hAnsi="Consolas" w:cs="Consolas"/>
          <w:sz w:val="18"/>
        </w:rPr>
        <w:t xml:space="preserve">, </w:t>
      </w:r>
      <w:proofErr w:type="spellStart"/>
      <w:r>
        <w:rPr>
          <w:rFonts w:ascii="Consolas" w:hAnsi="Consolas" w:cs="Consolas"/>
          <w:sz w:val="18"/>
        </w:rPr>
        <w:t>max_lookback</w:t>
      </w:r>
      <w:proofErr w:type="spellEnd"/>
      <w:r>
        <w:rPr>
          <w:rFonts w:ascii="Consolas" w:hAnsi="Consolas" w:cs="Consolas"/>
          <w:sz w:val="18"/>
        </w:rPr>
        <w:t>):</w:t>
      </w:r>
    </w:p>
    <w:p w14:paraId="23BFEB5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y &lt;- y / </w:t>
      </w:r>
      <w:proofErr w:type="gramStart"/>
      <w:r>
        <w:rPr>
          <w:rFonts w:ascii="Consolas" w:hAnsi="Consolas" w:cs="Consolas"/>
          <w:sz w:val="18"/>
        </w:rPr>
        <w:t>y[</w:t>
      </w:r>
      <w:proofErr w:type="gramEnd"/>
      <w:r>
        <w:rPr>
          <w:rFonts w:ascii="Consolas" w:hAnsi="Consolas" w:cs="Consolas"/>
          <w:sz w:val="18"/>
        </w:rPr>
        <w:t>0]                                    # Normierung</w:t>
      </w:r>
    </w:p>
    <w:p w14:paraId="14B31E9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bsadf</w:t>
      </w:r>
      <w:proofErr w:type="spellEnd"/>
      <w:r>
        <w:rPr>
          <w:rFonts w:ascii="Consolas" w:hAnsi="Consolas" w:cs="Consolas"/>
          <w:sz w:val="18"/>
        </w:rPr>
        <w:t xml:space="preserve"> &lt;- </w:t>
      </w:r>
      <w:proofErr w:type="spellStart"/>
      <w:r>
        <w:rPr>
          <w:rFonts w:ascii="Consolas" w:hAnsi="Consolas" w:cs="Consolas"/>
          <w:sz w:val="18"/>
        </w:rPr>
        <w:t>array</w:t>
      </w:r>
      <w:proofErr w:type="spellEnd"/>
      <w:r>
        <w:rPr>
          <w:rFonts w:ascii="Consolas" w:hAnsi="Consolas" w:cs="Consolas"/>
          <w:sz w:val="18"/>
        </w:rPr>
        <w:t xml:space="preserve"> </w:t>
      </w:r>
      <w:proofErr w:type="spellStart"/>
      <w:r>
        <w:rPr>
          <w:rFonts w:ascii="Consolas" w:hAnsi="Consolas" w:cs="Consolas"/>
          <w:sz w:val="18"/>
        </w:rPr>
        <w:t>of</w:t>
      </w:r>
      <w:proofErr w:type="spellEnd"/>
      <w:r>
        <w:rPr>
          <w:rFonts w:ascii="Consolas" w:hAnsi="Consolas" w:cs="Consolas"/>
          <w:sz w:val="18"/>
        </w:rPr>
        <w:t xml:space="preserve"> </w:t>
      </w:r>
      <w:proofErr w:type="spellStart"/>
      <w:r>
        <w:rPr>
          <w:rFonts w:ascii="Consolas" w:hAnsi="Consolas" w:cs="Consolas"/>
          <w:sz w:val="18"/>
        </w:rPr>
        <w:t>zeros</w:t>
      </w:r>
      <w:proofErr w:type="spellEnd"/>
      <w:r>
        <w:rPr>
          <w:rFonts w:ascii="Consolas" w:hAnsi="Consolas" w:cs="Consolas"/>
          <w:sz w:val="18"/>
        </w:rPr>
        <w:t xml:space="preserve">, </w:t>
      </w:r>
      <w:proofErr w:type="spellStart"/>
      <w:r>
        <w:rPr>
          <w:rFonts w:ascii="Consolas" w:hAnsi="Consolas" w:cs="Consolas"/>
          <w:sz w:val="18"/>
        </w:rPr>
        <w:t>length</w:t>
      </w:r>
      <w:proofErr w:type="spellEnd"/>
      <w:r>
        <w:rPr>
          <w:rFonts w:ascii="Consolas" w:hAnsi="Consolas" w:cs="Consolas"/>
          <w:sz w:val="18"/>
        </w:rPr>
        <w:t xml:space="preserve"> T</w:t>
      </w:r>
    </w:p>
    <w:p w14:paraId="36A9B8D0" w14:textId="77777777" w:rsidR="00D36EC9" w:rsidRDefault="00D36EC9">
      <w:pPr>
        <w:spacing w:before="0" w:after="0" w:line="240" w:lineRule="auto"/>
        <w:ind w:left="360"/>
        <w:rPr>
          <w:rFonts w:ascii="Consolas" w:hAnsi="Consolas" w:cs="Consolas"/>
          <w:sz w:val="18"/>
        </w:rPr>
      </w:pPr>
    </w:p>
    <w:p w14:paraId="2823C64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w:t>
      </w:r>
      <w:proofErr w:type="spellStart"/>
      <w:r>
        <w:rPr>
          <w:rFonts w:ascii="Consolas" w:hAnsi="Consolas" w:cs="Consolas"/>
          <w:sz w:val="18"/>
        </w:rPr>
        <w:t>min_window</w:t>
      </w:r>
      <w:proofErr w:type="spellEnd"/>
      <w:r>
        <w:rPr>
          <w:rFonts w:ascii="Consolas" w:hAnsi="Consolas" w:cs="Consolas"/>
          <w:sz w:val="18"/>
        </w:rPr>
        <w:t xml:space="preserve"> ... T-1 DO</w:t>
      </w:r>
    </w:p>
    <w:p w14:paraId="7F79520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earliest</w:t>
      </w:r>
      <w:proofErr w:type="spellEnd"/>
      <w:r>
        <w:rPr>
          <w:rFonts w:ascii="Consolas" w:hAnsi="Consolas" w:cs="Consolas"/>
          <w:sz w:val="18"/>
        </w:rPr>
        <w:t xml:space="preserve"> &lt;- </w:t>
      </w:r>
      <w:proofErr w:type="spellStart"/>
      <w:proofErr w:type="gramStart"/>
      <w:r>
        <w:rPr>
          <w:rFonts w:ascii="Consolas" w:hAnsi="Consolas" w:cs="Consolas"/>
          <w:sz w:val="18"/>
        </w:rPr>
        <w:t>max</w:t>
      </w:r>
      <w:proofErr w:type="spellEnd"/>
      <w:r>
        <w:rPr>
          <w:rFonts w:ascii="Consolas" w:hAnsi="Consolas" w:cs="Consolas"/>
          <w:sz w:val="18"/>
        </w:rPr>
        <w:t>(</w:t>
      </w:r>
      <w:proofErr w:type="gramEnd"/>
      <w:r>
        <w:rPr>
          <w:rFonts w:ascii="Consolas" w:hAnsi="Consolas" w:cs="Consolas"/>
          <w:sz w:val="18"/>
        </w:rPr>
        <w:t xml:space="preserve">0, t - </w:t>
      </w:r>
      <w:proofErr w:type="spellStart"/>
      <w:r>
        <w:rPr>
          <w:rFonts w:ascii="Consolas" w:hAnsi="Consolas" w:cs="Consolas"/>
          <w:sz w:val="18"/>
        </w:rPr>
        <w:t>max_lookback</w:t>
      </w:r>
      <w:proofErr w:type="spellEnd"/>
      <w:r>
        <w:rPr>
          <w:rFonts w:ascii="Consolas" w:hAnsi="Consolas" w:cs="Consolas"/>
          <w:sz w:val="18"/>
        </w:rPr>
        <w:t>)</w:t>
      </w:r>
    </w:p>
    <w:p w14:paraId="6C4D9D8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latest</w:t>
      </w:r>
      <w:proofErr w:type="spellEnd"/>
      <w:r>
        <w:rPr>
          <w:rFonts w:ascii="Consolas" w:hAnsi="Consolas" w:cs="Consolas"/>
          <w:sz w:val="18"/>
        </w:rPr>
        <w:t xml:space="preserve">   &lt;- t - </w:t>
      </w:r>
      <w:proofErr w:type="spellStart"/>
      <w:r>
        <w:rPr>
          <w:rFonts w:ascii="Consolas" w:hAnsi="Consolas" w:cs="Consolas"/>
          <w:sz w:val="18"/>
        </w:rPr>
        <w:t>min_window</w:t>
      </w:r>
      <w:proofErr w:type="spellEnd"/>
    </w:p>
    <w:p w14:paraId="78A137F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best</w:t>
      </w:r>
      <w:proofErr w:type="spellEnd"/>
      <w:r>
        <w:rPr>
          <w:rFonts w:ascii="Consolas" w:hAnsi="Consolas" w:cs="Consolas"/>
          <w:sz w:val="18"/>
        </w:rPr>
        <w:t xml:space="preserve"> &lt;- -</w:t>
      </w:r>
      <w:proofErr w:type="spellStart"/>
      <w:r>
        <w:rPr>
          <w:rFonts w:ascii="Consolas" w:hAnsi="Consolas" w:cs="Consolas"/>
          <w:sz w:val="18"/>
        </w:rPr>
        <w:t>infinity</w:t>
      </w:r>
      <w:proofErr w:type="spellEnd"/>
    </w:p>
    <w:p w14:paraId="5BEC8BD7" w14:textId="77777777" w:rsidR="00D36EC9" w:rsidRDefault="00D36EC9">
      <w:pPr>
        <w:spacing w:before="0" w:after="0" w:line="240" w:lineRule="auto"/>
        <w:ind w:left="360"/>
        <w:rPr>
          <w:rFonts w:ascii="Consolas" w:hAnsi="Consolas" w:cs="Consolas"/>
          <w:sz w:val="18"/>
        </w:rPr>
      </w:pPr>
    </w:p>
    <w:p w14:paraId="1CBDAF3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r1 = </w:t>
      </w:r>
      <w:proofErr w:type="spellStart"/>
      <w:r>
        <w:rPr>
          <w:rFonts w:ascii="Consolas" w:hAnsi="Consolas" w:cs="Consolas"/>
          <w:sz w:val="18"/>
        </w:rPr>
        <w:t>earliest</w:t>
      </w:r>
      <w:proofErr w:type="spellEnd"/>
      <w:r>
        <w:rPr>
          <w:rFonts w:ascii="Consolas" w:hAnsi="Consolas" w:cs="Consolas"/>
          <w:sz w:val="18"/>
        </w:rPr>
        <w:t xml:space="preserve"> ... </w:t>
      </w:r>
      <w:proofErr w:type="spellStart"/>
      <w:r>
        <w:rPr>
          <w:rFonts w:ascii="Consolas" w:hAnsi="Consolas" w:cs="Consolas"/>
          <w:sz w:val="18"/>
        </w:rPr>
        <w:t>latest</w:t>
      </w:r>
      <w:proofErr w:type="spellEnd"/>
      <w:r>
        <w:rPr>
          <w:rFonts w:ascii="Consolas" w:hAnsi="Consolas" w:cs="Consolas"/>
          <w:sz w:val="18"/>
        </w:rPr>
        <w:t xml:space="preserve"> DO              # variable Startpunkte</w:t>
      </w:r>
    </w:p>
    <w:p w14:paraId="33F7B15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dy</w:t>
      </w:r>
      <w:proofErr w:type="spellEnd"/>
      <w:r>
        <w:rPr>
          <w:rFonts w:ascii="Consolas" w:hAnsi="Consolas" w:cs="Consolas"/>
          <w:sz w:val="18"/>
        </w:rPr>
        <w:t xml:space="preserve">   &lt;- y[r1+</w:t>
      </w:r>
      <w:proofErr w:type="gramStart"/>
      <w:r>
        <w:rPr>
          <w:rFonts w:ascii="Consolas" w:hAnsi="Consolas" w:cs="Consolas"/>
          <w:sz w:val="18"/>
        </w:rPr>
        <w:t>1..</w:t>
      </w:r>
      <w:proofErr w:type="gramEnd"/>
      <w:r>
        <w:rPr>
          <w:rFonts w:ascii="Consolas" w:hAnsi="Consolas" w:cs="Consolas"/>
          <w:sz w:val="18"/>
        </w:rPr>
        <w:t>t] - y[r1..t-1]</w:t>
      </w:r>
    </w:p>
    <w:p w14:paraId="405B20B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ylag</w:t>
      </w:r>
      <w:proofErr w:type="spellEnd"/>
      <w:r>
        <w:rPr>
          <w:rFonts w:ascii="Consolas" w:hAnsi="Consolas" w:cs="Consolas"/>
          <w:sz w:val="18"/>
        </w:rPr>
        <w:t xml:space="preserve"> &lt;- y[r</w:t>
      </w:r>
      <w:proofErr w:type="gramStart"/>
      <w:r>
        <w:rPr>
          <w:rFonts w:ascii="Consolas" w:hAnsi="Consolas" w:cs="Consolas"/>
          <w:sz w:val="18"/>
        </w:rPr>
        <w:t>1..</w:t>
      </w:r>
      <w:proofErr w:type="gramEnd"/>
      <w:r>
        <w:rPr>
          <w:rFonts w:ascii="Consolas" w:hAnsi="Consolas" w:cs="Consolas"/>
          <w:sz w:val="18"/>
        </w:rPr>
        <w:t>t-1]</w:t>
      </w:r>
    </w:p>
    <w:p w14:paraId="0302B24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n    &lt;- </w:t>
      </w:r>
      <w:proofErr w:type="spellStart"/>
      <w:r>
        <w:rPr>
          <w:rFonts w:ascii="Consolas" w:hAnsi="Consolas" w:cs="Consolas"/>
          <w:sz w:val="18"/>
        </w:rPr>
        <w:t>length</w:t>
      </w:r>
      <w:proofErr w:type="spellEnd"/>
      <w:r>
        <w:rPr>
          <w:rFonts w:ascii="Consolas" w:hAnsi="Consolas" w:cs="Consolas"/>
          <w:sz w:val="18"/>
        </w:rPr>
        <w:t>(</w:t>
      </w:r>
      <w:proofErr w:type="spellStart"/>
      <w:r>
        <w:rPr>
          <w:rFonts w:ascii="Consolas" w:hAnsi="Consolas" w:cs="Consolas"/>
          <w:sz w:val="18"/>
        </w:rPr>
        <w:t>ylag</w:t>
      </w:r>
      <w:proofErr w:type="spellEnd"/>
      <w:r>
        <w:rPr>
          <w:rFonts w:ascii="Consolas" w:hAnsi="Consolas" w:cs="Consolas"/>
          <w:sz w:val="18"/>
        </w:rPr>
        <w:t>)</w:t>
      </w:r>
    </w:p>
    <w:p w14:paraId="197CE358" w14:textId="77777777" w:rsidR="00D36EC9" w:rsidRDefault="00D36EC9">
      <w:pPr>
        <w:spacing w:before="0" w:after="0" w:line="240" w:lineRule="auto"/>
        <w:ind w:left="360"/>
        <w:rPr>
          <w:rFonts w:ascii="Consolas" w:hAnsi="Consolas" w:cs="Consolas"/>
          <w:sz w:val="18"/>
        </w:rPr>
      </w:pPr>
    </w:p>
    <w:p w14:paraId="672A733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alpha</w:t>
      </w:r>
      <w:proofErr w:type="spellEnd"/>
      <w:r>
        <w:rPr>
          <w:rFonts w:ascii="Consolas" w:hAnsi="Consolas" w:cs="Consolas"/>
          <w:sz w:val="18"/>
        </w:rPr>
        <w:t xml:space="preserve">, </w:t>
      </w:r>
      <w:proofErr w:type="spellStart"/>
      <w:r>
        <w:rPr>
          <w:rFonts w:ascii="Consolas" w:hAnsi="Consolas" w:cs="Consolas"/>
          <w:sz w:val="18"/>
        </w:rPr>
        <w:t>beta</w:t>
      </w:r>
      <w:proofErr w:type="spellEnd"/>
      <w:r>
        <w:rPr>
          <w:rFonts w:ascii="Consolas" w:hAnsi="Consolas" w:cs="Consolas"/>
          <w:sz w:val="18"/>
        </w:rPr>
        <w:t xml:space="preserve">, </w:t>
      </w:r>
      <w:proofErr w:type="spellStart"/>
      <w:r>
        <w:rPr>
          <w:rFonts w:ascii="Consolas" w:hAnsi="Consolas" w:cs="Consolas"/>
          <w:sz w:val="18"/>
        </w:rPr>
        <w:t>resid</w:t>
      </w:r>
      <w:proofErr w:type="spellEnd"/>
      <w:r>
        <w:rPr>
          <w:rFonts w:ascii="Consolas" w:hAnsi="Consolas" w:cs="Consolas"/>
          <w:sz w:val="18"/>
        </w:rPr>
        <w:t xml:space="preserve">) &lt;- </w:t>
      </w:r>
      <w:proofErr w:type="gramStart"/>
      <w:r>
        <w:rPr>
          <w:rFonts w:ascii="Consolas" w:hAnsi="Consolas" w:cs="Consolas"/>
          <w:sz w:val="18"/>
        </w:rPr>
        <w:t>OLS(</w:t>
      </w:r>
      <w:proofErr w:type="spellStart"/>
      <w:proofErr w:type="gramEnd"/>
      <w:r>
        <w:rPr>
          <w:rFonts w:ascii="Consolas" w:hAnsi="Consolas" w:cs="Consolas"/>
          <w:sz w:val="18"/>
        </w:rPr>
        <w:t>dy</w:t>
      </w:r>
      <w:proofErr w:type="spellEnd"/>
      <w:r>
        <w:rPr>
          <w:rFonts w:ascii="Consolas" w:hAnsi="Consolas" w:cs="Consolas"/>
          <w:sz w:val="18"/>
        </w:rPr>
        <w:t xml:space="preserve"> ~ 1 + </w:t>
      </w:r>
      <w:proofErr w:type="spellStart"/>
      <w:r>
        <w:rPr>
          <w:rFonts w:ascii="Consolas" w:hAnsi="Consolas" w:cs="Consolas"/>
          <w:sz w:val="18"/>
        </w:rPr>
        <w:t>ylag</w:t>
      </w:r>
      <w:proofErr w:type="spellEnd"/>
      <w:r>
        <w:rPr>
          <w:rFonts w:ascii="Consolas" w:hAnsi="Consolas" w:cs="Consolas"/>
          <w:sz w:val="18"/>
        </w:rPr>
        <w:t>)</w:t>
      </w:r>
    </w:p>
    <w:p w14:paraId="6294254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gramStart"/>
      <w:r>
        <w:rPr>
          <w:rFonts w:ascii="Consolas" w:hAnsi="Consolas" w:cs="Consolas"/>
          <w:sz w:val="18"/>
        </w:rPr>
        <w:t>q  &lt;</w:t>
      </w:r>
      <w:proofErr w:type="gramEnd"/>
      <w:r>
        <w:rPr>
          <w:rFonts w:ascii="Consolas" w:hAnsi="Consolas" w:cs="Consolas"/>
          <w:sz w:val="18"/>
        </w:rPr>
        <w:t xml:space="preserve">- </w:t>
      </w:r>
      <w:proofErr w:type="spellStart"/>
      <w:r>
        <w:rPr>
          <w:rFonts w:ascii="Consolas" w:hAnsi="Consolas" w:cs="Consolas"/>
          <w:sz w:val="18"/>
        </w:rPr>
        <w:t>floor</w:t>
      </w:r>
      <w:proofErr w:type="spellEnd"/>
      <w:r>
        <w:rPr>
          <w:rFonts w:ascii="Consolas" w:hAnsi="Consolas" w:cs="Consolas"/>
          <w:sz w:val="18"/>
        </w:rPr>
        <w:t>(4*(n/100)^(2/9))             # Newey-West-Lag</w:t>
      </w:r>
    </w:p>
    <w:p w14:paraId="68671C7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gramStart"/>
      <w:r>
        <w:rPr>
          <w:rFonts w:ascii="Consolas" w:hAnsi="Consolas" w:cs="Consolas"/>
          <w:sz w:val="18"/>
        </w:rPr>
        <w:t>S  &lt;</w:t>
      </w:r>
      <w:proofErr w:type="gramEnd"/>
      <w:r>
        <w:rPr>
          <w:rFonts w:ascii="Consolas" w:hAnsi="Consolas" w:cs="Consolas"/>
          <w:sz w:val="18"/>
        </w:rPr>
        <w:t xml:space="preserve">- </w:t>
      </w:r>
      <w:proofErr w:type="spellStart"/>
      <w:r>
        <w:rPr>
          <w:rFonts w:ascii="Consolas" w:hAnsi="Consolas" w:cs="Consolas"/>
          <w:sz w:val="18"/>
        </w:rPr>
        <w:t>HAC_kovariance</w:t>
      </w:r>
      <w:proofErr w:type="spellEnd"/>
      <w:r>
        <w:rPr>
          <w:rFonts w:ascii="Consolas" w:hAnsi="Consolas" w:cs="Consolas"/>
          <w:sz w:val="18"/>
        </w:rPr>
        <w:t>(</w:t>
      </w:r>
      <w:proofErr w:type="spellStart"/>
      <w:r>
        <w:rPr>
          <w:rFonts w:ascii="Consolas" w:hAnsi="Consolas" w:cs="Consolas"/>
          <w:sz w:val="18"/>
        </w:rPr>
        <w:t>resid</w:t>
      </w:r>
      <w:proofErr w:type="spellEnd"/>
      <w:r>
        <w:rPr>
          <w:rFonts w:ascii="Consolas" w:hAnsi="Consolas" w:cs="Consolas"/>
          <w:sz w:val="18"/>
        </w:rPr>
        <w:t xml:space="preserve">, </w:t>
      </w:r>
      <w:proofErr w:type="spellStart"/>
      <w:r>
        <w:rPr>
          <w:rFonts w:ascii="Consolas" w:hAnsi="Consolas" w:cs="Consolas"/>
          <w:sz w:val="18"/>
        </w:rPr>
        <w:t>ylag</w:t>
      </w:r>
      <w:proofErr w:type="spellEnd"/>
      <w:r>
        <w:rPr>
          <w:rFonts w:ascii="Consolas" w:hAnsi="Consolas" w:cs="Consolas"/>
          <w:sz w:val="18"/>
        </w:rPr>
        <w:t>, q)</w:t>
      </w:r>
    </w:p>
    <w:p w14:paraId="56BCBF6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t_stat</w:t>
      </w:r>
      <w:proofErr w:type="spellEnd"/>
      <w:r>
        <w:rPr>
          <w:rFonts w:ascii="Consolas" w:hAnsi="Consolas" w:cs="Consolas"/>
          <w:sz w:val="18"/>
        </w:rPr>
        <w:t xml:space="preserve"> &lt;- </w:t>
      </w:r>
      <w:proofErr w:type="spellStart"/>
      <w:r>
        <w:rPr>
          <w:rFonts w:ascii="Consolas" w:hAnsi="Consolas" w:cs="Consolas"/>
          <w:sz w:val="18"/>
        </w:rPr>
        <w:t>beta</w:t>
      </w:r>
      <w:proofErr w:type="spellEnd"/>
      <w:r>
        <w:rPr>
          <w:rFonts w:ascii="Consolas" w:hAnsi="Consolas" w:cs="Consolas"/>
          <w:sz w:val="18"/>
        </w:rPr>
        <w:t xml:space="preserve"> / </w:t>
      </w:r>
      <w:proofErr w:type="spellStart"/>
      <w:proofErr w:type="gramStart"/>
      <w:r>
        <w:rPr>
          <w:rFonts w:ascii="Consolas" w:hAnsi="Consolas" w:cs="Consolas"/>
          <w:sz w:val="18"/>
        </w:rPr>
        <w:t>sqrt</w:t>
      </w:r>
      <w:proofErr w:type="spellEnd"/>
      <w:r>
        <w:rPr>
          <w:rFonts w:ascii="Consolas" w:hAnsi="Consolas" w:cs="Consolas"/>
          <w:sz w:val="18"/>
        </w:rPr>
        <w:t>(</w:t>
      </w:r>
      <w:proofErr w:type="gramEnd"/>
      <w:r>
        <w:rPr>
          <w:rFonts w:ascii="Consolas" w:hAnsi="Consolas" w:cs="Consolas"/>
          <w:sz w:val="18"/>
        </w:rPr>
        <w:t>S[</w:t>
      </w:r>
      <w:proofErr w:type="spellStart"/>
      <w:r>
        <w:rPr>
          <w:rFonts w:ascii="Consolas" w:hAnsi="Consolas" w:cs="Consolas"/>
          <w:sz w:val="18"/>
        </w:rPr>
        <w:t>beta</w:t>
      </w:r>
      <w:proofErr w:type="spellEnd"/>
      <w:r>
        <w:rPr>
          <w:rFonts w:ascii="Consolas" w:hAnsi="Consolas" w:cs="Consolas"/>
          <w:sz w:val="18"/>
        </w:rPr>
        <w:t xml:space="preserve">, </w:t>
      </w:r>
      <w:proofErr w:type="spellStart"/>
      <w:r>
        <w:rPr>
          <w:rFonts w:ascii="Consolas" w:hAnsi="Consolas" w:cs="Consolas"/>
          <w:sz w:val="18"/>
        </w:rPr>
        <w:t>beta</w:t>
      </w:r>
      <w:proofErr w:type="spellEnd"/>
      <w:r>
        <w:rPr>
          <w:rFonts w:ascii="Consolas" w:hAnsi="Consolas" w:cs="Consolas"/>
          <w:sz w:val="18"/>
        </w:rPr>
        <w:t>])</w:t>
      </w:r>
    </w:p>
    <w:p w14:paraId="2206A928" w14:textId="77777777" w:rsidR="00D36EC9" w:rsidRDefault="00D36EC9">
      <w:pPr>
        <w:spacing w:before="0" w:after="0" w:line="240" w:lineRule="auto"/>
        <w:ind w:left="360"/>
        <w:rPr>
          <w:rFonts w:ascii="Consolas" w:hAnsi="Consolas" w:cs="Consolas"/>
          <w:sz w:val="18"/>
        </w:rPr>
      </w:pPr>
    </w:p>
    <w:p w14:paraId="749430D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w:t>
      </w:r>
      <w:proofErr w:type="spellStart"/>
      <w:r>
        <w:rPr>
          <w:rFonts w:ascii="Consolas" w:hAnsi="Consolas" w:cs="Consolas"/>
          <w:sz w:val="18"/>
        </w:rPr>
        <w:t>t_stat</w:t>
      </w:r>
      <w:proofErr w:type="spellEnd"/>
      <w:r>
        <w:rPr>
          <w:rFonts w:ascii="Consolas" w:hAnsi="Consolas" w:cs="Consolas"/>
          <w:sz w:val="18"/>
        </w:rPr>
        <w:t xml:space="preserve"> &gt; </w:t>
      </w:r>
      <w:proofErr w:type="spellStart"/>
      <w:r>
        <w:rPr>
          <w:rFonts w:ascii="Consolas" w:hAnsi="Consolas" w:cs="Consolas"/>
          <w:sz w:val="18"/>
        </w:rPr>
        <w:t>best</w:t>
      </w:r>
      <w:proofErr w:type="spellEnd"/>
      <w:r>
        <w:rPr>
          <w:rFonts w:ascii="Consolas" w:hAnsi="Consolas" w:cs="Consolas"/>
          <w:sz w:val="18"/>
        </w:rPr>
        <w:t xml:space="preserve"> THEN </w:t>
      </w:r>
      <w:proofErr w:type="spellStart"/>
      <w:r>
        <w:rPr>
          <w:rFonts w:ascii="Consolas" w:hAnsi="Consolas" w:cs="Consolas"/>
          <w:sz w:val="18"/>
        </w:rPr>
        <w:t>best</w:t>
      </w:r>
      <w:proofErr w:type="spellEnd"/>
      <w:r>
        <w:rPr>
          <w:rFonts w:ascii="Consolas" w:hAnsi="Consolas" w:cs="Consolas"/>
          <w:sz w:val="18"/>
        </w:rPr>
        <w:t xml:space="preserve"> &lt;- </w:t>
      </w:r>
      <w:proofErr w:type="spellStart"/>
      <w:r>
        <w:rPr>
          <w:rFonts w:ascii="Consolas" w:hAnsi="Consolas" w:cs="Consolas"/>
          <w:sz w:val="18"/>
        </w:rPr>
        <w:t>t_stat</w:t>
      </w:r>
      <w:proofErr w:type="spellEnd"/>
    </w:p>
    <w:p w14:paraId="74232CC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0479CBC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bsadf</w:t>
      </w:r>
      <w:proofErr w:type="spellEnd"/>
      <w:r>
        <w:rPr>
          <w:rFonts w:ascii="Consolas" w:hAnsi="Consolas" w:cs="Consolas"/>
          <w:sz w:val="18"/>
        </w:rPr>
        <w:t xml:space="preserve">[t] &lt;- </w:t>
      </w:r>
      <w:proofErr w:type="spellStart"/>
      <w:r>
        <w:rPr>
          <w:rFonts w:ascii="Consolas" w:hAnsi="Consolas" w:cs="Consolas"/>
          <w:sz w:val="18"/>
        </w:rPr>
        <w:t>best</w:t>
      </w:r>
      <w:proofErr w:type="spellEnd"/>
    </w:p>
    <w:p w14:paraId="4F8C348A"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50C86D6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w:t>
      </w:r>
      <w:proofErr w:type="spellStart"/>
      <w:r>
        <w:rPr>
          <w:rFonts w:ascii="Consolas" w:hAnsi="Consolas" w:cs="Consolas"/>
          <w:sz w:val="18"/>
        </w:rPr>
        <w:t>bsadf</w:t>
      </w:r>
      <w:proofErr w:type="spellEnd"/>
    </w:p>
    <w:p w14:paraId="34199EAC"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30C8F81C" w14:textId="1946A0F6" w:rsidR="00360499" w:rsidRDefault="00360499" w:rsidP="00360499">
      <w:pPr>
        <w:pStyle w:val="Caption"/>
      </w:pPr>
      <w:r>
        <w:t xml:space="preserve">Listing 2: Algorithmische Berechnung der </w:t>
      </w:r>
      <m:oMath>
        <m:r>
          <w:rPr>
            <w:rFonts w:ascii="Cambria Math" w:hAnsi="Cambria Math"/>
          </w:rPr>
          <m:t>BSADF</m:t>
        </m:r>
      </m:oMath>
      <w:r>
        <w:t>-Teststatistik (PSY-Test)</w:t>
      </w:r>
    </w:p>
    <w:p w14:paraId="3063846F" w14:textId="5F3D5189" w:rsidR="00360499" w:rsidRDefault="00360499" w:rsidP="00783F63">
      <w:r>
        <w:t xml:space="preserve">Wie aus dem Pseudo-Code ersichtlich wird, berechnet der Algorithmus nicht nur einen einzelnen </w:t>
      </w:r>
      <m:oMath>
        <m:r>
          <m:rPr>
            <m:sty m:val="p"/>
          </m:rPr>
          <w:rPr>
            <w:rFonts w:ascii="Cambria Math" w:hAnsi="Cambria Math"/>
          </w:rPr>
          <m:t>ADF</m:t>
        </m:r>
      </m:oMath>
      <w:r>
        <w:t xml:space="preserve">-Wert pro Tag, sondern testet iterativ alle möglichen Startpunkte innerhalb des Rückblickfensters. Der höchste dabei gefundene Wert (Supremum) bildet die finale Teststatistik für den </w:t>
      </w:r>
      <w:proofErr w:type="gramStart"/>
      <w:r>
        <w:t>Tag .</w:t>
      </w:r>
      <w:proofErr w:type="gramEnd"/>
      <w:r>
        <w:t xml:space="preserve"> Dieser rechenintensive Ansatz garantiert, dass das System exakt diejenige </w:t>
      </w:r>
      <w:r>
        <w:lastRenderedPageBreak/>
        <w:t>Teilperiode identifiziert, in welcher das exponentielle Preisverhalten am stärksten ausgeprägt ist, ohne dabei jemals auf zukünftige Daten zurückzugreifen.</w:t>
      </w:r>
      <m:oMath>
        <m:r>
          <w:rPr>
            <w:rFonts w:ascii="Cambria Math" w:hAnsi="Cambria Math"/>
          </w:rPr>
          <m:t>t</m:t>
        </m:r>
      </m:oMath>
    </w:p>
    <w:p w14:paraId="5AC49D71" w14:textId="14BF26D0" w:rsidR="00B9212C" w:rsidRDefault="00B9212C" w:rsidP="00B9212C">
      <w:pPr>
        <w:pStyle w:val="Heading3"/>
        <w:rPr>
          <w:lang w:eastAsia="en-US"/>
        </w:rPr>
      </w:pPr>
      <w:bookmarkStart w:id="81" w:name="_Toc229835355"/>
      <w:r>
        <w:rPr>
          <w:lang w:eastAsia="en-US"/>
        </w:rPr>
        <w:t>Die Herausforderung der kritischen Werte</w:t>
      </w:r>
      <w:bookmarkEnd w:id="81"/>
    </w:p>
    <w:p w14:paraId="2C263925" w14:textId="6D8CB496" w:rsidR="00B9212C" w:rsidRDefault="00B9212C" w:rsidP="00B9212C">
      <w:pPr>
        <w:rPr>
          <w:lang w:eastAsia="en-US"/>
        </w:rPr>
      </w:pPr>
      <w:r>
        <w:rPr>
          <w:lang w:eastAsia="en-US"/>
        </w:rPr>
        <w:t xml:space="preserve">In der wissenschaftlichen Literatur von Phillips, Shi und </w:t>
      </w:r>
      <w:proofErr w:type="spellStart"/>
      <w:r>
        <w:rPr>
          <w:lang w:eastAsia="en-US"/>
        </w:rPr>
        <w:t>Yu</w:t>
      </w:r>
      <w:proofErr w:type="spellEnd"/>
      <w:r>
        <w:rPr>
          <w:lang w:eastAsia="en-US"/>
        </w:rPr>
        <w:t xml:space="preserve"> (2015) sowie in darauf aufbauenden Studien wird zur Bestimmung der Signifikanzschwellen (kritische Werte) oftmals ein «Wild Bootstrapping»-Verfahren angewendet. Dieses dient dazu, Verzerrungen durch zeitlich variierende Volatilität in den Finanzdaten zu korrigieren.</w:t>
      </w:r>
    </w:p>
    <w:p w14:paraId="4DD81FB5" w14:textId="25201476" w:rsidR="00B9212C" w:rsidRDefault="003D589A" w:rsidP="00B9212C">
      <w:pPr>
        <w:rPr>
          <w:lang w:eastAsia="en-US"/>
        </w:rPr>
      </w:pPr>
      <w:r>
        <w:rPr>
          <w:lang w:eastAsia="en-US"/>
        </w:rPr>
        <w:t xml:space="preserve">Aus der Perspektive der Systemarchitektur weist dieses Verfahren für den operativen Echtzeiteinsatz jedoch signifikante informationstechnische Einschränkungen auf. Bootstrapping erfordert die stetige, tausendfache </w:t>
      </w:r>
      <w:proofErr w:type="spellStart"/>
      <w:r>
        <w:rPr>
          <w:lang w:eastAsia="en-US"/>
        </w:rPr>
        <w:t>Resimulation</w:t>
      </w:r>
      <w:proofErr w:type="spellEnd"/>
      <w:r>
        <w:rPr>
          <w:lang w:eastAsia="en-US"/>
        </w:rPr>
        <w:t xml:space="preserve"> von Preispfaden für jeden einzelnen Handelstag. In einem Backtesting-Framework, das historische Daten über 20 Jahre (ca. 5000 Handelstage) für mehrere Basiswerte auswertet, führt dies zu einer massiven Zunahme der Rechenlast. Wie </w:t>
      </w:r>
      <w:proofErr w:type="spellStart"/>
      <w:r>
        <w:rPr>
          <w:lang w:eastAsia="en-US"/>
        </w:rPr>
        <w:t>Milunovich</w:t>
      </w:r>
      <w:proofErr w:type="spellEnd"/>
      <w:r>
        <w:rPr>
          <w:lang w:eastAsia="en-US"/>
        </w:rPr>
        <w:t xml:space="preserve">, Shi und Tan (2019) für die Echtzeiterkennung von Blasen (Real-Time </w:t>
      </w:r>
      <w:proofErr w:type="spellStart"/>
      <w:r>
        <w:rPr>
          <w:lang w:eastAsia="en-US"/>
        </w:rPr>
        <w:t>Detection</w:t>
      </w:r>
      <w:proofErr w:type="spellEnd"/>
      <w:r>
        <w:rPr>
          <w:lang w:eastAsia="en-US"/>
        </w:rPr>
        <w:t>) anmerken, erweist sich diese Methodik für ein agiles, tägliches Handelssystem aufgrund ihrer hohen Laufzeitkomplexität oftmals als zu ineffizient.</w:t>
      </w:r>
    </w:p>
    <w:p w14:paraId="449A53C7" w14:textId="77777777" w:rsidR="00B80301" w:rsidRDefault="00B80301" w:rsidP="00B80301">
      <w:pPr>
        <w:pStyle w:val="Heading3"/>
        <w:rPr>
          <w:lang w:eastAsia="en-US"/>
        </w:rPr>
      </w:pPr>
      <w:bookmarkStart w:id="82" w:name="_Toc229835356"/>
      <w:r>
        <w:rPr>
          <w:lang w:eastAsia="en-US"/>
        </w:rPr>
        <w:t>Dynamische Quantile und asymmetrische Exit-Logik</w:t>
      </w:r>
      <w:bookmarkEnd w:id="82"/>
    </w:p>
    <w:p w14:paraId="621D7803" w14:textId="32269771" w:rsidR="00B80301" w:rsidRDefault="00B80301" w:rsidP="00B80301">
      <w:pPr>
        <w:rPr>
          <w:lang w:eastAsia="en-US"/>
        </w:rPr>
      </w:pPr>
      <w:r>
        <w:rPr>
          <w:lang w:eastAsia="en-US"/>
        </w:rPr>
        <w:t xml:space="preserve">In der V7-Konfiguration wird der kritische </w:t>
      </w:r>
      <m:oMath>
        <m:r>
          <m:rPr>
            <m:sty m:val="p"/>
          </m:rPr>
          <w:rPr>
            <w:rFonts w:ascii="Cambria Math" w:hAnsi="Cambria Math"/>
          </w:rPr>
          <m:t>BSADF</m:t>
        </m:r>
      </m:oMath>
      <w:r>
        <w:rPr>
          <w:lang w:eastAsia="en-US"/>
        </w:rPr>
        <w:t xml:space="preserve">-Wert durch ein einmal pre-computed Wild-Bootstrap-Quantil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lang w:eastAsia="en-US"/>
        </w:rPr>
        <w:t xml:space="preserve"> ersetzt: 5'000 Random-Walk-Pfade mit Rademacher-Wild-Schock und empirischer Volatilität () liefern die kritischen </w:t>
      </w:r>
      <w:proofErr w:type="gramStart"/>
      <w:r>
        <w:rPr>
          <w:lang w:eastAsia="en-US"/>
        </w:rPr>
        <w:t>Werte  (</w:t>
      </w:r>
      <w:proofErr w:type="gramEnd"/>
      <w:r>
        <w:rPr>
          <w:lang w:eastAsia="en-US"/>
        </w:rPr>
        <w:t>Warn) und q (Panik). Diese Schwellen sind ex-post fix und damit nicht prozyklisch. In der V3-Konfiguration passten sich die rollierenden Quantile in Hausse-Phasen mit der Score-Verteilung an, wodurch Panik-Trigger häufig auf Crash-Tage fielen. Um zu verhindern, dass die Schwellenwerte zu Beginn der Zeitreihe durch eine zu geringe Datenbasis erratisch reagieren, durchläuft das System ini</w:t>
      </w:r>
      <w:proofErr w:type="spellStart"/>
      <w:r>
        <w:rPr>
          <w:lang w:eastAsia="en-US"/>
        </w:rPr>
        <w:t>tial</w:t>
      </w:r>
      <w:proofErr w:type="spellEnd"/>
      <w:r>
        <w:rPr>
          <w:lang w:eastAsia="en-US"/>
        </w:rPr>
        <w:t xml:space="preserve"> eine «Burn-in-Phase». Während dieser ersten 252 Tage </w:t>
      </w:r>
      <w:proofErr w:type="gramStart"/>
      <w:r>
        <w:rPr>
          <w:lang w:eastAsia="en-US"/>
        </w:rPr>
        <w:t>werden</w:t>
      </w:r>
      <w:proofErr w:type="gramEnd"/>
      <w:r>
        <w:rPr>
          <w:lang w:eastAsia="en-US"/>
        </w:rPr>
        <w:t xml:space="preserve"> noch keine Handelssignale generiert, sodass sich eine stabile statistische Baseline bilden kann.</w:t>
      </w:r>
      <m:oMath>
        <m:r>
          <w:rPr>
            <w:rFonts w:ascii="Cambria Math" w:hAnsi="Cambria Math"/>
            <w:lang w:eastAsia="en-US"/>
          </w:rPr>
          <m:t>T ≈</m:t>
        </m:r>
        <m:sSup>
          <m:sSupPr>
            <m:ctrlPr>
              <w:rPr>
                <w:rFonts w:ascii="Cambria Math" w:hAnsi="Cambria Math"/>
                <w:i/>
                <w:lang w:eastAsia="en-US"/>
              </w:rPr>
            </m:ctrlPr>
          </m:sSupPr>
          <m:e>
            <m:r>
              <w:rPr>
                <w:rFonts w:ascii="Cambria Math" w:hAnsi="Cambria Math"/>
                <w:lang w:eastAsia="en-US"/>
              </w:rPr>
              <m:t>5</m:t>
            </m:r>
          </m:e>
          <m:sup>
            <m:r>
              <w:rPr>
                <w:rFonts w:ascii="Cambria Math" w:hAnsi="Cambria Math"/>
                <w:lang w:eastAsia="en-US"/>
              </w:rPr>
              <m:t>'</m:t>
            </m:r>
          </m:sup>
        </m:sSup>
        <m:r>
          <w:rPr>
            <w:rFonts w:ascii="Cambria Math" w:hAnsi="Cambria Math"/>
            <w:lang w:eastAsia="en-US"/>
          </w:rPr>
          <m:t>273,  σ ≈1.96% p.dq94=0.1010q99= 0.9949</m:t>
        </m:r>
      </m:oMath>
    </w:p>
    <w:p w14:paraId="58F5110A" w14:textId="4A9F6887" w:rsidR="00FE6459" w:rsidRDefault="00B80301" w:rsidP="00B80301">
      <w:pPr>
        <w:rPr>
          <w:lang w:eastAsia="en-US"/>
        </w:rPr>
      </w:pPr>
      <w:r>
        <w:rPr>
          <w:lang w:eastAsia="en-US"/>
        </w:rPr>
        <w:t xml:space="preserve">Die Festlegung auf das 94 %-Quantil (Warnung) und das 99 %-Quantil (Panik) ist heuristisch motiviert: Die Verteilung der </w:t>
      </w:r>
      <m:oMath>
        <m:r>
          <m:rPr>
            <m:sty m:val="p"/>
          </m:rPr>
          <w:rPr>
            <w:rFonts w:ascii="Cambria Math" w:hAnsi="Cambria Math"/>
          </w:rPr>
          <m:t>BSADF</m:t>
        </m:r>
      </m:oMath>
      <w:r>
        <w:rPr>
          <w:lang w:eastAsia="en-US"/>
        </w:rPr>
        <w:t xml:space="preserve">-Teststatistik unter der Nullhypothese ist nicht normalverteilt, sondern stark rechtsschief; tabellierte asymptotische kritische Werte aus PSY (2015) wären methodisch sauberer, wurden im vorliegenden Framework jedoch zugunsten einer dynamischen, datengetriebenen Schwelle bewusst nicht verwendet. Die rollierenden empirischen Quantile sind daher nicht als statistische Signifikanzgrenzen </w:t>
      </w:r>
      <w:proofErr w:type="gramStart"/>
      <w:r>
        <w:rPr>
          <w:lang w:eastAsia="en-US"/>
        </w:rPr>
        <w:t>unter  zu</w:t>
      </w:r>
      <w:proofErr w:type="gramEnd"/>
      <w:r>
        <w:rPr>
          <w:lang w:eastAsia="en-US"/>
        </w:rPr>
        <w:t xml:space="preserve"> interpretieren, sondern als adaptive Schwellenwerte mit dem Ziel, die Detektionssensitivität an das aktuelle Volatilitätsregime anzupassen. Diese Designentscheidung wird im Folgenden als methodische Vereinfachung explizit ausgewiesen.</w:t>
      </w:r>
      <m:oMath>
        <m:sSub>
          <m:sSubPr>
            <m:ctrlPr>
              <w:rPr>
                <w:rFonts w:ascii="Cambria Math" w:hAnsi="Cambria Math"/>
              </w:rPr>
            </m:ctrlPr>
          </m:sSubPr>
          <m:e>
            <m:r>
              <w:rPr>
                <w:rFonts w:ascii="Cambria Math" w:hAnsi="Cambria Math"/>
              </w:rPr>
              <m:t>H</m:t>
            </m:r>
          </m:e>
          <m:sub>
            <m:r>
              <w:rPr>
                <w:rFonts w:ascii="Cambria Math" w:hAnsi="Cambria Math"/>
              </w:rPr>
              <m:t>0</m:t>
            </m:r>
          </m:sub>
        </m:sSub>
      </m:oMath>
    </w:p>
    <w:p w14:paraId="7E733B7B" w14:textId="7B24A4ED" w:rsidR="00D128B6" w:rsidRDefault="008E768E" w:rsidP="00B80301">
      <w:pPr>
        <w:rPr>
          <w:lang w:eastAsia="en-US"/>
        </w:rPr>
      </w:pPr>
      <w:r>
        <w:rPr>
          <w:lang w:eastAsia="en-US"/>
        </w:rPr>
        <w:lastRenderedPageBreak/>
        <w:t xml:space="preserve">Der Algorithmus nutzt absolute Untergrenzen (Floors) von 0.5 für die Warnschwelle und 1.2 für die Panikschwelle, um in Phasen sehr tiefer Marktvolatilität </w:t>
      </w:r>
      <w:proofErr w:type="spellStart"/>
      <w:r>
        <w:rPr>
          <w:lang w:eastAsia="en-US"/>
        </w:rPr>
        <w:t>spurious</w:t>
      </w:r>
      <w:proofErr w:type="spellEnd"/>
      <w:r>
        <w:rPr>
          <w:lang w:eastAsia="en-US"/>
        </w:rPr>
        <w:t xml:space="preserve"> Signale zu vermeiden. Diese Werte sind heuristisch gewählt; eine analytische Herleitung aus der asymptotischen </w:t>
      </w:r>
      <m:oMath>
        <m:r>
          <m:rPr>
            <m:sty m:val="p"/>
          </m:rPr>
          <w:rPr>
            <w:rFonts w:ascii="Cambria Math" w:hAnsi="Cambria Math"/>
          </w:rPr>
          <m:t>BSADF</m:t>
        </m:r>
      </m:oMath>
      <w:r>
        <w:rPr>
          <w:lang w:eastAsia="en-US"/>
        </w:rPr>
        <w:t>-Verteilung wurde aus Effizienzgründen nicht durchgeführt. Die Robustheit der Resultate gegenüber alternativen Floor-Werten wäre Gegenstand zukünftiger Sensitivitätsanalysen.</w:t>
      </w:r>
    </w:p>
    <w:p w14:paraId="15611A55" w14:textId="6EA6195C" w:rsidR="00B80301" w:rsidRDefault="00B80301" w:rsidP="00B80301">
      <w:pPr>
        <w:rPr>
          <w:lang w:eastAsia="en-US"/>
        </w:rPr>
      </w:pPr>
      <w:r>
        <w:rPr>
          <w:lang w:eastAsia="en-US"/>
        </w:rPr>
        <w:t xml:space="preserve">Dieser Ansatz approximiert die operative Dynamik des </w:t>
      </w:r>
      <w:proofErr w:type="spellStart"/>
      <w:r>
        <w:rPr>
          <w:lang w:eastAsia="en-US"/>
        </w:rPr>
        <w:t>Bootstrappings</w:t>
      </w:r>
      <w:proofErr w:type="spellEnd"/>
      <w:r>
        <w:rPr>
          <w:lang w:eastAsia="en-US"/>
        </w:rPr>
        <w:t xml:space="preserve"> und generiert einen Schwellenwert, der sich automatisch an das aktuelle Marktumfeld anpasst. In hochvolatilen Phasen verschiebt sich das Quantil nach oben, was die Rate an Fehlsignalen («</w:t>
      </w:r>
      <w:proofErr w:type="spellStart"/>
      <w:r>
        <w:rPr>
          <w:lang w:eastAsia="en-US"/>
        </w:rPr>
        <w:t>False</w:t>
      </w:r>
      <w:proofErr w:type="spellEnd"/>
      <w:r>
        <w:rPr>
          <w:lang w:eastAsia="en-US"/>
        </w:rPr>
        <w:t xml:space="preserve"> Positives») effektiv reduziert. Überschreitet die Teststatistik diesen dynamischen Schwellenwert, klassifiziert das System die aktuelle Marktphase als explosiv und löst das De-</w:t>
      </w:r>
      <w:proofErr w:type="spellStart"/>
      <w:r>
        <w:rPr>
          <w:lang w:eastAsia="en-US"/>
        </w:rPr>
        <w:t>Risking</w:t>
      </w:r>
      <w:proofErr w:type="spellEnd"/>
      <w:r>
        <w:rPr>
          <w:lang w:eastAsia="en-US"/>
        </w:rPr>
        <w:t>-Regelwerk aus.</w:t>
      </w:r>
    </w:p>
    <w:p w14:paraId="30AF5775" w14:textId="77777777" w:rsidR="001D1DA2" w:rsidRDefault="00320345" w:rsidP="00B80301">
      <w:pPr>
        <w:rPr>
          <w:lang w:eastAsia="en-US"/>
        </w:rPr>
      </w:pPr>
      <w:r>
        <w:rPr>
          <w:lang w:eastAsia="en-US"/>
        </w:rPr>
        <w:t xml:space="preserve">Ein wesentlicher methodischer Aspekt bei der Nutzung rechtsseitiger Unit-Root-Tests ist die Beschaffenheit der Fehlerterme </w:t>
      </w:r>
      <m:oMath>
        <m:sSub>
          <m:sSubPr>
            <m:ctrlPr>
              <w:rPr>
                <w:rFonts w:ascii="Cambria Math" w:hAnsi="Cambria Math"/>
                <w:i/>
                <w:lang w:eastAsia="en-US"/>
              </w:rPr>
            </m:ctrlPr>
          </m:sSubPr>
          <m:e>
            <m:r>
              <w:rPr>
                <w:rFonts w:ascii="Cambria Math" w:hAnsi="Cambria Math"/>
                <w:lang w:eastAsia="en-US"/>
              </w:rPr>
              <m:t>∈</m:t>
            </m:r>
          </m:e>
          <m:sub>
            <m:r>
              <w:rPr>
                <w:rFonts w:ascii="Cambria Math" w:hAnsi="Cambria Math"/>
                <w:lang w:eastAsia="en-US"/>
              </w:rPr>
              <m:t>t</m:t>
            </m:r>
          </m:sub>
        </m:sSub>
      </m:oMath>
      <w:r>
        <w:rPr>
          <w:lang w:eastAsia="en-US"/>
        </w:rPr>
        <w:t xml:space="preserve"> in der autoregressiven Spezifikation. Finanzzeitreihen weisen häufig Volatilitätscluster (Heteroskedastizität) auf, welche die Teststatistik verzerren können. Während das hier implementierte Verfahren der rollierenden Quantile diese Schwankungen empirisch-heuristisch auffängt, indem es den Schwellenwert an das aktuelle Volatilitätsregime anpasst, bietet es keine formale ökonometrische Korrektur der Standardfehler. </w:t>
      </w:r>
    </w:p>
    <w:p w14:paraId="50A1B6FC" w14:textId="7F9D6E02" w:rsidR="00320345" w:rsidRDefault="001D1DA2" w:rsidP="00B80301">
      <w:pPr>
        <w:rPr>
          <w:lang w:eastAsia="en-US"/>
        </w:rPr>
      </w:pPr>
      <w:r>
        <w:rPr>
          <w:lang w:eastAsia="en-US"/>
        </w:rPr>
        <w:t xml:space="preserve">Um die Validität der t-Statistik auch unter extremen Regimewechseln sicherzustellen, implementiert diese Arbeit </w:t>
      </w:r>
      <w:proofErr w:type="spellStart"/>
      <w:r>
        <w:rPr>
          <w:lang w:eastAsia="en-US"/>
        </w:rPr>
        <w:t>heteroskedastie</w:t>
      </w:r>
      <w:proofErr w:type="spellEnd"/>
      <w:r>
        <w:rPr>
          <w:lang w:eastAsia="en-US"/>
        </w:rPr>
        <w:t xml:space="preserve">- und autokorrelationskonsistente Standardfehler (HAC) nach Newey und West (1987). Die Anzahl der HAC-Lags wird gemäss der Newey-West-Empfehlung </w:t>
      </w:r>
      <w:proofErr w:type="gramStart"/>
      <w:r>
        <w:rPr>
          <w:lang w:eastAsia="en-US"/>
        </w:rPr>
        <w:t>als  automatisch</w:t>
      </w:r>
      <w:proofErr w:type="gramEnd"/>
      <w:r>
        <w:rPr>
          <w:lang w:eastAsia="en-US"/>
        </w:rPr>
        <w:t xml:space="preserve"> bestimmt; bei einem Sub-Fenster von n = 178 ergibt dies . Diese Lag-Wahl trägt der typischen Persistenz von Volatilitätsclustern in Finanzzeitreihen Rechnung und vermeidet das Risiko zu kleiner Standardfehler bei zu wenigen Lags.</w:t>
      </w:r>
      <m:oMath>
        <m:r>
          <w:rPr>
            <w:rFonts w:ascii="Cambria Math" w:hAnsi="Cambria Math"/>
          </w:rPr>
          <m:t xml:space="preserve">q = </m:t>
        </m:r>
        <m:d>
          <m:dPr>
            <m:begChr m:val="⌊"/>
            <m:endChr m:val="⌋"/>
            <m:ctrlPr>
              <w:rPr>
                <w:rFonts w:ascii="Cambria Math" w:hAnsi="Cambria Math"/>
              </w:rPr>
            </m:ctrlPr>
          </m:dPr>
          <m:e>
            <m:r>
              <w:rPr>
                <w:rFonts w:ascii="Cambria Math" w:hAnsi="Cambria Math"/>
              </w:rPr>
              <m:t>4·</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100</m:t>
                        </m:r>
                      </m:den>
                    </m:f>
                  </m:e>
                </m:d>
              </m:e>
              <m:sup>
                <m:f>
                  <m:fPr>
                    <m:ctrlPr>
                      <w:rPr>
                        <w:rFonts w:ascii="Cambria Math" w:hAnsi="Cambria Math"/>
                      </w:rPr>
                    </m:ctrlPr>
                  </m:fPr>
                  <m:num>
                    <m:r>
                      <w:rPr>
                        <w:rFonts w:ascii="Cambria Math" w:hAnsi="Cambria Math"/>
                      </w:rPr>
                      <m:t>2</m:t>
                    </m:r>
                  </m:num>
                  <m:den>
                    <m:r>
                      <w:rPr>
                        <w:rFonts w:ascii="Cambria Math" w:hAnsi="Cambria Math"/>
                      </w:rPr>
                      <m:t>9</m:t>
                    </m:r>
                  </m:den>
                </m:f>
              </m:sup>
            </m:sSup>
          </m:e>
        </m:d>
        <m:r>
          <w:rPr>
            <w:rFonts w:ascii="Cambria Math" w:hAnsi="Cambria Math"/>
            <w:lang w:eastAsia="en-US"/>
          </w:rPr>
          <m:t>q ≈4</m:t>
        </m:r>
      </m:oMath>
    </w:p>
    <w:p w14:paraId="7C755E83" w14:textId="6A18E180" w:rsidR="00B9212C" w:rsidRDefault="00B80301" w:rsidP="00B80301">
      <w:pPr>
        <w:rPr>
          <w:lang w:eastAsia="en-US"/>
        </w:rPr>
      </w:pPr>
      <w:r>
        <w:rPr>
          <w:lang w:eastAsia="en-US"/>
        </w:rPr>
        <w:t>Zur besseren Systematisierung sind die wesentlichen Charakteristika der beiden Ansätze in der folgenden Gegenüberstellung zusammengefasst:</w:t>
      </w:r>
    </w:p>
    <w:tbl>
      <w:tblPr>
        <w:tblStyle w:val="TableGrid"/>
        <w:tblW w:w="0" w:type="auto"/>
        <w:tblLook w:val="04A0" w:firstRow="1" w:lastRow="0" w:firstColumn="1" w:lastColumn="0" w:noHBand="0" w:noVBand="1"/>
      </w:tblPr>
      <w:tblGrid>
        <w:gridCol w:w="3068"/>
        <w:gridCol w:w="3068"/>
        <w:gridCol w:w="3068"/>
      </w:tblGrid>
      <w:tr w:rsidR="005C1DA6" w14:paraId="7CBB5E4C" w14:textId="77777777" w:rsidTr="008E386F">
        <w:tc>
          <w:tcPr>
            <w:tcW w:w="3068" w:type="dxa"/>
            <w:shd w:val="clear" w:color="auto" w:fill="DAEEF3" w:themeFill="accent5" w:themeFillTint="33"/>
          </w:tcPr>
          <w:p w14:paraId="1769A6B4" w14:textId="39121188" w:rsidR="005C1DA6" w:rsidRPr="00B7468C" w:rsidRDefault="005C1DA6" w:rsidP="00B7468C">
            <w:pPr>
              <w:jc w:val="left"/>
              <w:rPr>
                <w:b/>
                <w:bCs/>
                <w:lang w:eastAsia="en-US"/>
              </w:rPr>
            </w:pPr>
            <w:r>
              <w:rPr>
                <w:b/>
                <w:bCs/>
                <w:lang w:eastAsia="en-US"/>
              </w:rPr>
              <w:t>Merkmal</w:t>
            </w:r>
          </w:p>
        </w:tc>
        <w:tc>
          <w:tcPr>
            <w:tcW w:w="3068" w:type="dxa"/>
            <w:shd w:val="clear" w:color="auto" w:fill="DAEEF3" w:themeFill="accent5" w:themeFillTint="33"/>
          </w:tcPr>
          <w:p w14:paraId="4B2D12C5" w14:textId="045B2D2A" w:rsidR="005C1DA6" w:rsidRPr="00B7468C" w:rsidRDefault="005C1DA6" w:rsidP="00B7468C">
            <w:pPr>
              <w:jc w:val="left"/>
              <w:rPr>
                <w:b/>
                <w:bCs/>
                <w:lang w:eastAsia="en-US"/>
              </w:rPr>
            </w:pPr>
            <w:r>
              <w:rPr>
                <w:b/>
                <w:bCs/>
                <w:lang w:eastAsia="en-US"/>
              </w:rPr>
              <w:t>Wild Bootstrapping (Wissenschaft)</w:t>
            </w:r>
          </w:p>
        </w:tc>
        <w:tc>
          <w:tcPr>
            <w:tcW w:w="3068" w:type="dxa"/>
            <w:shd w:val="clear" w:color="auto" w:fill="DAEEF3" w:themeFill="accent5" w:themeFillTint="33"/>
          </w:tcPr>
          <w:p w14:paraId="1B35DF11" w14:textId="104FA9C6" w:rsidR="005C1DA6" w:rsidRPr="00B7468C" w:rsidRDefault="005C1DA6" w:rsidP="00B7468C">
            <w:pPr>
              <w:jc w:val="left"/>
              <w:rPr>
                <w:b/>
                <w:bCs/>
                <w:lang w:eastAsia="en-US"/>
              </w:rPr>
            </w:pPr>
            <w:r>
              <w:rPr>
                <w:b/>
                <w:bCs/>
                <w:lang w:eastAsia="en-US"/>
              </w:rPr>
              <w:t xml:space="preserve">Rolling </w:t>
            </w:r>
            <w:proofErr w:type="spellStart"/>
            <w:r>
              <w:rPr>
                <w:b/>
                <w:bCs/>
                <w:lang w:eastAsia="en-US"/>
              </w:rPr>
              <w:t>Percentiles</w:t>
            </w:r>
            <w:proofErr w:type="spellEnd"/>
            <w:r>
              <w:rPr>
                <w:b/>
                <w:bCs/>
                <w:lang w:eastAsia="en-US"/>
              </w:rPr>
              <w:t xml:space="preserve"> (Diese Arbeit)</w:t>
            </w:r>
          </w:p>
        </w:tc>
      </w:tr>
      <w:tr w:rsidR="005C1DA6" w14:paraId="1983C33E" w14:textId="77777777" w:rsidTr="005C1DA6">
        <w:tc>
          <w:tcPr>
            <w:tcW w:w="3068" w:type="dxa"/>
          </w:tcPr>
          <w:p w14:paraId="3B1D829F" w14:textId="0CE260B8" w:rsidR="005C1DA6" w:rsidRPr="00B7468C" w:rsidRDefault="005C1DA6" w:rsidP="00B7468C">
            <w:pPr>
              <w:jc w:val="left"/>
              <w:rPr>
                <w:b/>
                <w:bCs/>
                <w:lang w:eastAsia="en-US"/>
              </w:rPr>
            </w:pPr>
            <w:r>
              <w:rPr>
                <w:b/>
                <w:bCs/>
                <w:lang w:eastAsia="en-US"/>
              </w:rPr>
              <w:t>Präzision</w:t>
            </w:r>
          </w:p>
        </w:tc>
        <w:tc>
          <w:tcPr>
            <w:tcW w:w="3068" w:type="dxa"/>
          </w:tcPr>
          <w:p w14:paraId="7628CEB9" w14:textId="7CF5A926" w:rsidR="005C1DA6" w:rsidRDefault="00FE6459" w:rsidP="00B7468C">
            <w:pPr>
              <w:jc w:val="left"/>
              <w:rPr>
                <w:lang w:eastAsia="en-US"/>
              </w:rPr>
            </w:pPr>
            <w:r>
              <w:rPr>
                <w:lang w:eastAsia="en-US"/>
              </w:rPr>
              <w:t>Sehr hoch (korrigiert Heteroskedastizität)</w:t>
            </w:r>
          </w:p>
        </w:tc>
        <w:tc>
          <w:tcPr>
            <w:tcW w:w="3068" w:type="dxa"/>
          </w:tcPr>
          <w:p w14:paraId="168F7B8E" w14:textId="1A9163BD" w:rsidR="005C1DA6" w:rsidRDefault="0001597B" w:rsidP="00B7468C">
            <w:pPr>
              <w:jc w:val="left"/>
              <w:rPr>
                <w:lang w:eastAsia="en-US"/>
              </w:rPr>
            </w:pPr>
            <w:r>
              <w:rPr>
                <w:lang w:eastAsia="en-US"/>
              </w:rPr>
              <w:t>Hoch (empirisch-heuristische Annäherung)</w:t>
            </w:r>
          </w:p>
        </w:tc>
      </w:tr>
      <w:tr w:rsidR="005C1DA6" w14:paraId="6B5C219D" w14:textId="77777777" w:rsidTr="005C1DA6">
        <w:tc>
          <w:tcPr>
            <w:tcW w:w="3068" w:type="dxa"/>
          </w:tcPr>
          <w:p w14:paraId="6EE5CE07" w14:textId="33BE625B" w:rsidR="005C1DA6" w:rsidRPr="00B7468C" w:rsidRDefault="005C1DA6" w:rsidP="00B7468C">
            <w:pPr>
              <w:jc w:val="left"/>
              <w:rPr>
                <w:b/>
                <w:bCs/>
                <w:lang w:eastAsia="en-US"/>
              </w:rPr>
            </w:pPr>
            <w:r>
              <w:rPr>
                <w:b/>
                <w:bCs/>
                <w:lang w:eastAsia="en-US"/>
              </w:rPr>
              <w:t>Rechenlast</w:t>
            </w:r>
          </w:p>
        </w:tc>
        <w:tc>
          <w:tcPr>
            <w:tcW w:w="3068" w:type="dxa"/>
          </w:tcPr>
          <w:p w14:paraId="011DDEB4" w14:textId="521DAD6F" w:rsidR="005C1DA6" w:rsidRDefault="0001597B" w:rsidP="00B7468C">
            <w:pPr>
              <w:jc w:val="left"/>
              <w:rPr>
                <w:lang w:eastAsia="en-US"/>
              </w:rPr>
            </w:pPr>
            <w:r>
              <w:rPr>
                <w:lang w:eastAsia="en-US"/>
              </w:rPr>
              <w:t>Extrem hoch (CPU-intensiv)</w:t>
            </w:r>
          </w:p>
        </w:tc>
        <w:tc>
          <w:tcPr>
            <w:tcW w:w="3068" w:type="dxa"/>
          </w:tcPr>
          <w:p w14:paraId="71F5521D" w14:textId="3F1CC92B" w:rsidR="005C1DA6" w:rsidRDefault="0001597B" w:rsidP="00B7468C">
            <w:pPr>
              <w:jc w:val="left"/>
              <w:rPr>
                <w:lang w:eastAsia="en-US"/>
              </w:rPr>
            </w:pPr>
            <w:r>
              <w:rPr>
                <w:lang w:eastAsia="en-US"/>
              </w:rPr>
              <w:t>Sehr gering (Vektorisierte Array-Berechnung)</w:t>
            </w:r>
          </w:p>
        </w:tc>
      </w:tr>
      <w:tr w:rsidR="005C1DA6" w14:paraId="4D68C094" w14:textId="77777777" w:rsidTr="005C1DA6">
        <w:tc>
          <w:tcPr>
            <w:tcW w:w="3068" w:type="dxa"/>
          </w:tcPr>
          <w:p w14:paraId="48826BD0" w14:textId="1B626FB5" w:rsidR="005C1DA6" w:rsidRPr="00B7468C" w:rsidRDefault="005C1DA6" w:rsidP="00B7468C">
            <w:pPr>
              <w:jc w:val="left"/>
              <w:rPr>
                <w:b/>
                <w:bCs/>
                <w:lang w:eastAsia="en-US"/>
              </w:rPr>
            </w:pPr>
            <w:r>
              <w:rPr>
                <w:b/>
                <w:bCs/>
                <w:lang w:eastAsia="en-US"/>
              </w:rPr>
              <w:lastRenderedPageBreak/>
              <w:t>Echtzeitfähigkeit</w:t>
            </w:r>
          </w:p>
        </w:tc>
        <w:tc>
          <w:tcPr>
            <w:tcW w:w="3068" w:type="dxa"/>
          </w:tcPr>
          <w:p w14:paraId="4E6ED411" w14:textId="6CD678EA" w:rsidR="005C1DA6" w:rsidRDefault="0001597B" w:rsidP="00B7468C">
            <w:pPr>
              <w:jc w:val="left"/>
              <w:rPr>
                <w:lang w:eastAsia="en-US"/>
              </w:rPr>
            </w:pPr>
            <w:r>
              <w:rPr>
                <w:lang w:eastAsia="en-US"/>
              </w:rPr>
              <w:t>Eingeschränkt</w:t>
            </w:r>
          </w:p>
        </w:tc>
        <w:tc>
          <w:tcPr>
            <w:tcW w:w="3068" w:type="dxa"/>
          </w:tcPr>
          <w:p w14:paraId="0CCA7149" w14:textId="09A9C0CB" w:rsidR="005C1DA6" w:rsidRDefault="0001597B" w:rsidP="00B7468C">
            <w:pPr>
              <w:keepNext/>
              <w:jc w:val="left"/>
              <w:rPr>
                <w:lang w:eastAsia="en-US"/>
              </w:rPr>
            </w:pPr>
            <w:r>
              <w:rPr>
                <w:lang w:eastAsia="en-US"/>
              </w:rPr>
              <w:t>Exzellent</w:t>
            </w:r>
          </w:p>
        </w:tc>
      </w:tr>
    </w:tbl>
    <w:p w14:paraId="30043362" w14:textId="0432E020" w:rsidR="000F11D7" w:rsidRDefault="00FE6459" w:rsidP="00DE5342">
      <w:pPr>
        <w:pStyle w:val="Caption"/>
        <w:rPr>
          <w:lang w:eastAsia="en-US"/>
        </w:rPr>
      </w:pPr>
      <w:bookmarkStart w:id="83" w:name="_Toc229835407"/>
      <w:r>
        <w:t xml:space="preserve">Tabelle </w:t>
      </w:r>
      <w:r>
        <w:fldChar w:fldCharType="begin"/>
      </w:r>
      <w:r>
        <w:instrText xml:space="preserve"> SEQ Tabelle \* ARABIC </w:instrText>
      </w:r>
      <w:r>
        <w:fldChar w:fldCharType="separate"/>
      </w:r>
      <w:r w:rsidR="009D0E9B">
        <w:rPr>
          <w:noProof/>
        </w:rPr>
        <w:t>1</w:t>
      </w:r>
      <w:r>
        <w:fldChar w:fldCharType="end"/>
      </w:r>
      <w:r>
        <w:t>: Methodischer Vergleich der Schwellenwertbestimmung</w:t>
      </w:r>
      <w:bookmarkEnd w:id="83"/>
    </w:p>
    <w:p w14:paraId="117495B4" w14:textId="0E980F73" w:rsidR="002C25A3" w:rsidRDefault="001B3CD4" w:rsidP="002C25A3">
      <w:pPr>
        <w:pStyle w:val="Heading2"/>
        <w:rPr>
          <w:lang w:eastAsia="en-US"/>
        </w:rPr>
      </w:pPr>
      <w:bookmarkStart w:id="84" w:name="_Toc229835357"/>
      <w:r>
        <w:rPr>
          <w:lang w:eastAsia="en-US"/>
        </w:rPr>
        <w:t>Backtesting-Framework und Handelsregeln</w:t>
      </w:r>
      <w:bookmarkEnd w:id="84"/>
    </w:p>
    <w:p w14:paraId="0A69BCFB" w14:textId="636CC940" w:rsidR="001B3CD4" w:rsidRDefault="001B3CD4" w:rsidP="001B3CD4">
      <w:pPr>
        <w:rPr>
          <w:lang w:eastAsia="en-US"/>
        </w:rPr>
      </w:pPr>
      <w:r>
        <w:rPr>
          <w:lang w:eastAsia="en-US"/>
        </w:rPr>
        <w:t xml:space="preserve">Um die theoretischen Überlegungen empirisch zu validieren, wird ein quantitatives Backtesting-Framework entwickelt. Das Ziel dieses Frameworks ist es, die sogenannte «Financial </w:t>
      </w:r>
      <w:proofErr w:type="spellStart"/>
      <w:r>
        <w:rPr>
          <w:lang w:eastAsia="en-US"/>
        </w:rPr>
        <w:t>Usefulness</w:t>
      </w:r>
      <w:proofErr w:type="spellEnd"/>
      <w:r>
        <w:rPr>
          <w:lang w:eastAsia="en-US"/>
        </w:rPr>
        <w:t>» (</w:t>
      </w:r>
      <w:proofErr w:type="spellStart"/>
      <w:r>
        <w:rPr>
          <w:lang w:eastAsia="en-US"/>
        </w:rPr>
        <w:t>Guenster</w:t>
      </w:r>
      <w:proofErr w:type="spellEnd"/>
      <w:r>
        <w:rPr>
          <w:lang w:eastAsia="en-US"/>
        </w:rPr>
        <w:t xml:space="preserve"> et al., 2009) der Blasenerkennung unter realitätsnahen Marktbedingungen zu prüfen. Die Simulation durchläuft die historischen und synthetischen Zeitreihen iterativ und wendet dabei ein striktes, vordefiniertes Regelwerk an.</w:t>
      </w:r>
    </w:p>
    <w:p w14:paraId="6B050FA8" w14:textId="339453C3" w:rsidR="00C07722" w:rsidRDefault="00C07722" w:rsidP="00C07722">
      <w:pPr>
        <w:pStyle w:val="Heading3"/>
        <w:rPr>
          <w:lang w:eastAsia="en-US"/>
        </w:rPr>
      </w:pPr>
      <w:bookmarkStart w:id="85" w:name="_Toc229835358"/>
      <w:r>
        <w:rPr>
          <w:lang w:eastAsia="en-US"/>
        </w:rPr>
        <w:t>Iterative Strategieentwicklung: Der Pfad zu Version 6</w:t>
      </w:r>
      <w:bookmarkEnd w:id="85"/>
    </w:p>
    <w:p w14:paraId="3887DDCA" w14:textId="77777777" w:rsidR="004A1440" w:rsidRDefault="004A1440" w:rsidP="00A45102">
      <w:pPr>
        <w:rPr>
          <w:lang w:eastAsia="en-US"/>
        </w:rPr>
      </w:pPr>
      <w:r>
        <w:rPr>
          <w:lang w:eastAsia="en-US"/>
        </w:rPr>
        <w:t>Die Entwicklung der finalen Handelslogik erfolgte in einem iterativen Prozess über mehrere Entwicklungsstufen. Diese schrittweise Optimierung war notwendig, um die theoretischen Anforderungen des PSY-Tests mit den praktischen Gegebenheiten des Schweizer Aktienmarktes in Einklang zu bringen.</w:t>
      </w:r>
    </w:p>
    <w:p w14:paraId="7B2082D1" w14:textId="4DB2A7F2" w:rsidR="00A45102" w:rsidRDefault="004A1440" w:rsidP="00A45102">
      <w:pPr>
        <w:rPr>
          <w:lang w:eastAsia="en-US"/>
        </w:rPr>
      </w:pPr>
      <w:r>
        <w:rPr>
          <w:lang w:eastAsia="en-US"/>
        </w:rPr>
        <w:t>Dabei wurde die Problematik des Data-</w:t>
      </w:r>
      <w:proofErr w:type="spellStart"/>
      <w:r>
        <w:rPr>
          <w:lang w:eastAsia="en-US"/>
        </w:rPr>
        <w:t>Snooping</w:t>
      </w:r>
      <w:proofErr w:type="spellEnd"/>
      <w:r>
        <w:rPr>
          <w:lang w:eastAsia="en-US"/>
        </w:rPr>
        <w:t xml:space="preserve"> methodisch berücksichtigt. Gemäss Lo und </w:t>
      </w:r>
      <w:proofErr w:type="spellStart"/>
      <w:r>
        <w:rPr>
          <w:lang w:eastAsia="en-US"/>
        </w:rPr>
        <w:t>MacKinlay</w:t>
      </w:r>
      <w:proofErr w:type="spellEnd"/>
      <w:r>
        <w:rPr>
          <w:lang w:eastAsia="en-US"/>
        </w:rPr>
        <w:t xml:space="preserve"> (1990) führt das wiederholte Testen von Hypothesen auf demselben Datensatz zwangsläufig zu statistischen Verzerrungen und scheinbar profitablen Mustern, die in der Zukunft oft nicht replizierbar sind. Um dieses Risiko der Überanpassung (</w:t>
      </w:r>
      <w:proofErr w:type="spellStart"/>
      <w:r>
        <w:rPr>
          <w:lang w:eastAsia="en-US"/>
        </w:rPr>
        <w:t>Overfitting</w:t>
      </w:r>
      <w:proofErr w:type="spellEnd"/>
      <w:r>
        <w:rPr>
          <w:lang w:eastAsia="en-US"/>
        </w:rPr>
        <w:t>) zu minimieren, wurde die finale Handelslogik primär innerhalb der kontrollierten, synthetischen Umgebung des Evans-Modells kalibriert. Die anschliessende Anwendung auf die realen Schweizer Marktdaten dient somit als eine Form der Out-</w:t>
      </w:r>
      <w:proofErr w:type="spellStart"/>
      <w:r>
        <w:rPr>
          <w:lang w:eastAsia="en-US"/>
        </w:rPr>
        <w:t>of</w:t>
      </w:r>
      <w:proofErr w:type="spellEnd"/>
      <w:r>
        <w:rPr>
          <w:lang w:eastAsia="en-US"/>
        </w:rPr>
        <w:t>-Sample-Validierung, um die Robustheit des Systems sicherzustellen. Die nachfolgende Übersicht skizziert die wesentlichen Meilensteine dieses Prozesses:</w:t>
      </w:r>
    </w:p>
    <w:p w14:paraId="3941FAE0" w14:textId="3B516FB3" w:rsidR="00A45102" w:rsidRDefault="00A45102" w:rsidP="00A45102">
      <w:pPr>
        <w:pStyle w:val="ListParagraph"/>
        <w:numPr>
          <w:ilvl w:val="0"/>
          <w:numId w:val="40"/>
        </w:numPr>
        <w:rPr>
          <w:lang w:eastAsia="en-US"/>
        </w:rPr>
      </w:pPr>
      <w:r>
        <w:rPr>
          <w:lang w:eastAsia="en-US"/>
        </w:rPr>
        <w:t>V0 – V2 (</w:t>
      </w:r>
      <w:proofErr w:type="spellStart"/>
      <w:r>
        <w:rPr>
          <w:lang w:eastAsia="en-US"/>
        </w:rPr>
        <w:t>Prototyping</w:t>
      </w:r>
      <w:proofErr w:type="spellEnd"/>
      <w:r>
        <w:rPr>
          <w:lang w:eastAsia="en-US"/>
        </w:rPr>
        <w:t xml:space="preserve"> &amp; Infrastruktur): In der initialen Phase lag der Fokus auf dem Aufbau der Datenpipeline für die SMI/SLI-Titel sowie der informationstechnischen Grundimplementierung des PSY-Algorithmus. Hierbei wurden primär statische Signifikanzschwellen aus der Literatur getestet, welche sich jedoch für den operativen Einsatz als zu träge erwiesen.</w:t>
      </w:r>
    </w:p>
    <w:p w14:paraId="0F4757C0" w14:textId="66F5A075" w:rsidR="00A45102" w:rsidRDefault="00A45102" w:rsidP="00A45102">
      <w:pPr>
        <w:pStyle w:val="ListParagraph"/>
        <w:numPr>
          <w:ilvl w:val="0"/>
          <w:numId w:val="40"/>
        </w:numPr>
        <w:rPr>
          <w:lang w:eastAsia="en-US"/>
        </w:rPr>
      </w:pPr>
      <w:r>
        <w:rPr>
          <w:lang w:eastAsia="en-US"/>
        </w:rPr>
        <w:t xml:space="preserve">V3 – V4 (Kalibrierung im Evans-Modell): Diese Versionen dienten der Validierung des Detektors im synthetischen Markt. Dabei wurde die Sensitivität der </w:t>
      </w:r>
      <m:oMath>
        <m:r>
          <m:rPr>
            <m:sty m:val="p"/>
          </m:rPr>
          <w:rPr>
            <w:rFonts w:ascii="Cambria Math" w:hAnsi="Cambria Math"/>
          </w:rPr>
          <m:t>ADF</m:t>
        </m:r>
      </m:oMath>
      <w:r>
        <w:rPr>
          <w:lang w:eastAsia="en-US"/>
        </w:rPr>
        <w:t>-Regressionen (Fenstergrössen) optimiert, um die in Kapitel 2.5.1 beschriebene Evans-Kritik (fehlerhafte Klassifizierung kollabierender Blasen) zu adressieren. In dieser Phase wurde eine binäre Exit-Logik («Alles oder Nichts») implementiert.</w:t>
      </w:r>
    </w:p>
    <w:p w14:paraId="21163CDB" w14:textId="2A28249C" w:rsidR="00C16BDE" w:rsidRDefault="00C16BDE" w:rsidP="00C16BDE">
      <w:pPr>
        <w:pStyle w:val="ListParagraph"/>
        <w:numPr>
          <w:ilvl w:val="0"/>
          <w:numId w:val="40"/>
        </w:numPr>
        <w:rPr>
          <w:lang w:eastAsia="en-US"/>
        </w:rPr>
      </w:pPr>
      <w:r>
        <w:rPr>
          <w:lang w:eastAsia="en-US"/>
        </w:rPr>
        <w:t>V5 (Adaptive De-</w:t>
      </w:r>
      <w:proofErr w:type="spellStart"/>
      <w:r>
        <w:rPr>
          <w:lang w:eastAsia="en-US"/>
        </w:rPr>
        <w:t>Risking</w:t>
      </w:r>
      <w:proofErr w:type="spellEnd"/>
      <w:r>
        <w:rPr>
          <w:lang w:eastAsia="en-US"/>
        </w:rPr>
        <w:t xml:space="preserve">): Die Version 5 markiert einen wesentlichen Entwicklungsschritt durch die Einführung der dynamisch gleitenden Quantile (Rolling </w:t>
      </w:r>
      <w:proofErr w:type="spellStart"/>
      <w:r>
        <w:rPr>
          <w:lang w:eastAsia="en-US"/>
        </w:rPr>
        <w:lastRenderedPageBreak/>
        <w:t>Percentiles</w:t>
      </w:r>
      <w:proofErr w:type="spellEnd"/>
      <w:r>
        <w:rPr>
          <w:lang w:eastAsia="en-US"/>
        </w:rPr>
        <w:t>). Anstatt starrer Grenzwerte werden hier das 94%- und 99%-Quantil als Warn- und Panikschwellen.</w:t>
      </w:r>
    </w:p>
    <w:p w14:paraId="35B69718" w14:textId="1A598407" w:rsidR="00A45102" w:rsidRDefault="00C16BDE" w:rsidP="00C16BDE">
      <w:pPr>
        <w:pStyle w:val="ListParagraph"/>
        <w:numPr>
          <w:ilvl w:val="0"/>
          <w:numId w:val="0"/>
        </w:numPr>
        <w:ind w:left="720"/>
        <w:rPr>
          <w:lang w:eastAsia="en-US"/>
        </w:rPr>
      </w:pPr>
      <w:r>
        <w:rPr>
          <w:lang w:eastAsia="en-US"/>
        </w:rPr>
        <w:t>Ein wichtiges neues Element in dieser Version ist der eingebaute «</w:t>
      </w:r>
      <w:proofErr w:type="spellStart"/>
      <w:r>
        <w:rPr>
          <w:lang w:eastAsia="en-US"/>
        </w:rPr>
        <w:t>Cooldown</w:t>
      </w:r>
      <w:proofErr w:type="spellEnd"/>
      <w:r>
        <w:rPr>
          <w:lang w:eastAsia="en-US"/>
        </w:rPr>
        <w:t>»-Mechanismus: Wenn das System ein Panik-Signal gibt und aussteigt, zwingt es das Portfolio für mindestens 10 Perioden an die Seitenlinie. Das Ziel war es, bei hoher Volatilität ein ständiges Rein- und Rausspringen (</w:t>
      </w:r>
      <w:proofErr w:type="spellStart"/>
      <w:r>
        <w:rPr>
          <w:lang w:eastAsia="en-US"/>
        </w:rPr>
        <w:t>Overtrading</w:t>
      </w:r>
      <w:proofErr w:type="spellEnd"/>
      <w:r>
        <w:rPr>
          <w:lang w:eastAsia="en-US"/>
        </w:rPr>
        <w:t>) zu verhindern. In der Praxis zeigte sich aber, dass diese starre Wartezeit bei schnellen V-förmigen Erholungen zu hohen Opportunitätskosten führt. Genau aus diesem Grund wurde für die finale Version 6 ein intelligenterer Filter (</w:t>
      </w:r>
      <w:r>
        <w:rPr>
          <w:rFonts w:ascii="Consolas" w:hAnsi="Consolas" w:cs="Consolas"/>
          <w:lang w:eastAsia="en-US"/>
        </w:rPr>
        <w:t>SMA20</w:t>
      </w:r>
      <w:r>
        <w:rPr>
          <w:lang w:eastAsia="en-US"/>
        </w:rPr>
        <w:t>) entwickelt.</w:t>
      </w:r>
    </w:p>
    <w:p w14:paraId="5B128CE1" w14:textId="181D7B5C" w:rsidR="002E0316" w:rsidRDefault="00A45102" w:rsidP="002E0316">
      <w:pPr>
        <w:pStyle w:val="ListParagraph"/>
        <w:numPr>
          <w:ilvl w:val="0"/>
          <w:numId w:val="40"/>
        </w:numPr>
        <w:rPr>
          <w:lang w:eastAsia="en-US"/>
        </w:rPr>
      </w:pPr>
      <w:r>
        <w:rPr>
          <w:lang w:eastAsia="en-US"/>
        </w:rPr>
        <w:t>V6 (Smart Re-Entry, Vorgängerstand): Diese Iteration integriert einen Trend-Filter auf Basis des gleitenden 20-Tage-Durchschnitts (</w:t>
      </w:r>
      <w:r>
        <w:rPr>
          <w:rFonts w:ascii="Consolas" w:hAnsi="Consolas" w:cs="Consolas"/>
          <w:lang w:eastAsia="en-US"/>
        </w:rPr>
        <w:t>SMA20</w:t>
      </w:r>
      <w:r>
        <w:rPr>
          <w:lang w:eastAsia="en-US"/>
        </w:rPr>
        <w:t>). Dieser «Smart Re-Entry» löst das Problem der Vorversionen, indem er den Wiedereinstieg nach einem Panik-Exit beschleunigt, sofern eine neue Aufwärtsdynamik bestätigt wird.</w:t>
      </w:r>
    </w:p>
    <w:p w14:paraId="548A60E5" w14:textId="7E2BF3B2" w:rsidR="00C07722" w:rsidRDefault="00A45102" w:rsidP="00A45102">
      <w:pPr>
        <w:rPr>
          <w:lang w:eastAsia="en-US"/>
        </w:rPr>
      </w:pPr>
      <w:r>
        <w:rPr>
          <w:lang w:eastAsia="en-US"/>
        </w:rPr>
        <w:t xml:space="preserve">Die Strategievergleiche der empirischen Analyse (Kapitel 4) konzentrieren sich auf Buy &amp; Hold, eine einfache </w:t>
      </w:r>
      <w:r>
        <w:rPr>
          <w:rFonts w:ascii="Consolas" w:hAnsi="Consolas" w:cs="Consolas"/>
          <w:lang w:eastAsia="en-US"/>
        </w:rPr>
        <w:t>SMA20</w:t>
      </w:r>
      <w:r>
        <w:rPr>
          <w:lang w:eastAsia="en-US"/>
        </w:rPr>
        <w:t xml:space="preserve">-Momentum-Strategie und die finale V7-Variante. Die Vorgängerversionen V3 und V5 werden auf den synthetischen Evans-Pfaden in Kapitel 4.1 illustrativ gegenübergestellt; im realen Backtest werden sie nicht erneut ausgewiesen, da die Kalibrierung der V5-spezifischen </w:t>
      </w:r>
      <w:proofErr w:type="spellStart"/>
      <w:r>
        <w:rPr>
          <w:lang w:eastAsia="en-US"/>
        </w:rPr>
        <w:t>Cooldown</w:t>
      </w:r>
      <w:proofErr w:type="spellEnd"/>
      <w:r>
        <w:rPr>
          <w:lang w:eastAsia="en-US"/>
        </w:rPr>
        <w:t>-Logik bereits in der Monte-Carlo-Umgebung erfolgte.</w:t>
      </w:r>
    </w:p>
    <w:p w14:paraId="696D2981" w14:textId="46EA71DB" w:rsidR="002E0316" w:rsidRDefault="00AE7A1A" w:rsidP="002E0316">
      <w:pPr>
        <w:keepNext/>
      </w:pPr>
      <w:r>
        <w:rPr>
          <w:noProof/>
        </w:rPr>
        <w:drawing>
          <wp:inline distT="0" distB="0" distL="0" distR="0" wp14:anchorId="2B1EB39B" wp14:editId="511BC593">
            <wp:extent cx="5850890" cy="3129915"/>
            <wp:effectExtent l="0" t="0" r="0" b="0"/>
            <wp:docPr id="1473256761" name="Picture 9"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56761" name="Picture 9" descr="A graph with blue and orange lin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50890" cy="3129915"/>
                    </a:xfrm>
                    <a:prstGeom prst="rect">
                      <a:avLst/>
                    </a:prstGeom>
                  </pic:spPr>
                </pic:pic>
              </a:graphicData>
            </a:graphic>
          </wp:inline>
        </w:drawing>
      </w:r>
    </w:p>
    <w:p w14:paraId="3620AE82" w14:textId="789AF555" w:rsidR="002E0316" w:rsidRPr="00C07722" w:rsidRDefault="002E0316" w:rsidP="002E0316">
      <w:pPr>
        <w:pStyle w:val="Caption"/>
        <w:rPr>
          <w:lang w:eastAsia="en-US"/>
        </w:rPr>
      </w:pPr>
      <w:bookmarkStart w:id="86" w:name="_Toc229835400"/>
      <w:r>
        <w:t xml:space="preserve">Abbildung </w:t>
      </w:r>
      <w:r>
        <w:fldChar w:fldCharType="begin"/>
      </w:r>
      <w:r>
        <w:instrText xml:space="preserve"> SEQ Abbildung \* ARABIC </w:instrText>
      </w:r>
      <w:r>
        <w:fldChar w:fldCharType="separate"/>
      </w:r>
      <w:r w:rsidR="004D04DD">
        <w:rPr>
          <w:noProof/>
        </w:rPr>
        <w:t>2</w:t>
      </w:r>
      <w:r>
        <w:fldChar w:fldCharType="end"/>
      </w:r>
      <w:r>
        <w:t>: Strategievergleich in der Monte Carlo Simulation</w:t>
      </w:r>
      <w:bookmarkEnd w:id="86"/>
    </w:p>
    <w:p w14:paraId="53EAAB42" w14:textId="3B8A1BDC" w:rsidR="001B3CD4" w:rsidRDefault="001B3CD4" w:rsidP="001B3CD4">
      <w:pPr>
        <w:pStyle w:val="Heading3"/>
        <w:rPr>
          <w:lang w:eastAsia="en-US"/>
        </w:rPr>
      </w:pPr>
      <w:bookmarkStart w:id="87" w:name="_Toc229835359"/>
      <w:r>
        <w:rPr>
          <w:lang w:eastAsia="en-US"/>
        </w:rPr>
        <w:t>Rahmenbedingungen und Transaktionskosten</w:t>
      </w:r>
      <w:bookmarkEnd w:id="87"/>
    </w:p>
    <w:p w14:paraId="61BC6AE1" w14:textId="1EE496B9" w:rsidR="001B3CD4" w:rsidRDefault="00577046" w:rsidP="001B3CD4">
      <w:pPr>
        <w:rPr>
          <w:lang w:eastAsia="en-US"/>
        </w:rPr>
      </w:pPr>
      <w:r>
        <w:rPr>
          <w:lang w:eastAsia="en-US"/>
        </w:rPr>
        <w:t xml:space="preserve">Wird das 99-%-Panik-Quantil überschritten, simuliert das Modell einen Flash-Crash-Exit mit einem </w:t>
      </w:r>
      <w:proofErr w:type="spellStart"/>
      <w:r>
        <w:rPr>
          <w:lang w:eastAsia="en-US"/>
        </w:rPr>
        <w:t>Slippage</w:t>
      </w:r>
      <w:proofErr w:type="spellEnd"/>
      <w:r>
        <w:rPr>
          <w:lang w:eastAsia="en-US"/>
        </w:rPr>
        <w:t xml:space="preserve">-Aufschlag auf den Schlusskurs T. Die in der Hauptergebnistabelle (Tabelle 3) </w:t>
      </w:r>
      <w:r>
        <w:rPr>
          <w:lang w:eastAsia="en-US"/>
        </w:rPr>
        <w:lastRenderedPageBreak/>
        <w:t>verwendeten 2.50 % Panik-</w:t>
      </w:r>
      <w:proofErr w:type="spellStart"/>
      <w:r>
        <w:rPr>
          <w:lang w:eastAsia="en-US"/>
        </w:rPr>
        <w:t>Slippage</w:t>
      </w:r>
      <w:proofErr w:type="spellEnd"/>
      <w:r>
        <w:rPr>
          <w:lang w:eastAsia="en-US"/>
        </w:rPr>
        <w:t xml:space="preserve"> sind explizit als heuristische, plausible Untergrenze zu verstehen: Die mikrostrukturelle Literatur zur Illiquiditätsprämie (</w:t>
      </w:r>
      <w:proofErr w:type="spellStart"/>
      <w:r>
        <w:rPr>
          <w:lang w:eastAsia="en-US"/>
        </w:rPr>
        <w:t>Amihud</w:t>
      </w:r>
      <w:proofErr w:type="spellEnd"/>
      <w:r>
        <w:rPr>
          <w:lang w:eastAsia="en-US"/>
        </w:rPr>
        <w:t>, 2002) und zum nicht-linearen Marktimpact (</w:t>
      </w:r>
      <w:proofErr w:type="spellStart"/>
      <w:r>
        <w:rPr>
          <w:lang w:eastAsia="en-US"/>
        </w:rPr>
        <w:t>Bouchaud</w:t>
      </w:r>
      <w:proofErr w:type="spellEnd"/>
      <w:r>
        <w:rPr>
          <w:lang w:eastAsia="en-US"/>
        </w:rPr>
        <w:t xml:space="preserve"> et al., 2004) legt nahe, dass intratägliche Spread-Aufweitungen plus </w:t>
      </w:r>
      <w:proofErr w:type="spellStart"/>
      <w:r>
        <w:rPr>
          <w:lang w:eastAsia="en-US"/>
        </w:rPr>
        <w:t>Overnight</w:t>
      </w:r>
      <w:proofErr w:type="spellEnd"/>
      <w:r>
        <w:rPr>
          <w:lang w:eastAsia="en-US"/>
        </w:rPr>
        <w:t>-Gaps in Stressphasen deutlich über diesem Niveau liegen können; eine titel- und episodenspezifische Quantifizierung für Schweizer Mid-Caps in der COVID-Episode bleibt mangels öffentlicher Tick-Daten ausserhalb des Umfangs dieser Arbeit. Eine realistischere Stress-Annahme bewegt sich im Bereich 5–10 %; entsprechend wird in Tabelle 3 zusätzlich eine V7-Variante bei fixer 2.5 %-Panik-</w:t>
      </w:r>
      <w:proofErr w:type="spellStart"/>
      <w:r>
        <w:rPr>
          <w:lang w:eastAsia="en-US"/>
        </w:rPr>
        <w:t>Slippage</w:t>
      </w:r>
      <w:proofErr w:type="spellEnd"/>
      <w:r>
        <w:rPr>
          <w:lang w:eastAsia="en-US"/>
        </w:rPr>
        <w:t xml:space="preserve"> als Vergleichsanker ausgewiesen, und Kapitel 4.3.3 erweitert die Sensitivität auf den Bereich 2.5 %–15 %. Die Performance-Messung erfolgt durchgehend «Net-</w:t>
      </w:r>
      <w:proofErr w:type="spellStart"/>
      <w:r>
        <w:rPr>
          <w:lang w:eastAsia="en-US"/>
        </w:rPr>
        <w:t>of</w:t>
      </w:r>
      <w:proofErr w:type="spellEnd"/>
      <w:r>
        <w:rPr>
          <w:lang w:eastAsia="en-US"/>
        </w:rPr>
        <w:t>-Fees».</w:t>
      </w:r>
    </w:p>
    <w:p w14:paraId="7FB26F46" w14:textId="318E1242" w:rsidR="00577046" w:rsidRDefault="00577046" w:rsidP="00577046">
      <w:pPr>
        <w:pStyle w:val="Heading3"/>
        <w:rPr>
          <w:lang w:eastAsia="en-US"/>
        </w:rPr>
      </w:pPr>
      <w:bookmarkStart w:id="88" w:name="_Toc229835360"/>
      <w:r>
        <w:rPr>
          <w:lang w:eastAsia="en-US"/>
        </w:rPr>
        <w:t>Die «</w:t>
      </w:r>
      <w:proofErr w:type="spellStart"/>
      <w:r>
        <w:rPr>
          <w:lang w:eastAsia="en-US"/>
        </w:rPr>
        <w:t>Riding</w:t>
      </w:r>
      <w:proofErr w:type="spellEnd"/>
      <w:r>
        <w:rPr>
          <w:lang w:eastAsia="en-US"/>
        </w:rPr>
        <w:t xml:space="preserve"> </w:t>
      </w:r>
      <w:proofErr w:type="spellStart"/>
      <w:r>
        <w:rPr>
          <w:lang w:eastAsia="en-US"/>
        </w:rPr>
        <w:t>the</w:t>
      </w:r>
      <w:proofErr w:type="spellEnd"/>
      <w:r>
        <w:rPr>
          <w:lang w:eastAsia="en-US"/>
        </w:rPr>
        <w:t xml:space="preserve"> Bubble»-Logik (Hold- und Warn-Phase)</w:t>
      </w:r>
      <w:bookmarkEnd w:id="88"/>
    </w:p>
    <w:p w14:paraId="2461D317" w14:textId="629607E4" w:rsidR="00577046" w:rsidRDefault="000F11D7" w:rsidP="00577046">
      <w:pPr>
        <w:rPr>
          <w:lang w:eastAsia="en-US"/>
        </w:rPr>
      </w:pPr>
      <w:r>
        <w:rPr>
          <w:lang w:eastAsia="en-US"/>
        </w:rPr>
        <w:t xml:space="preserve">Anstatt wie bei klassischen Arbitrage-Strategien sofort Leerverkäufe zu tätigen, wählt dieses Regelwerk einen anderen Weg. Ein sofortiges </w:t>
      </w:r>
      <w:proofErr w:type="spellStart"/>
      <w:r>
        <w:rPr>
          <w:lang w:eastAsia="en-US"/>
        </w:rPr>
        <w:t>Shorting</w:t>
      </w:r>
      <w:proofErr w:type="spellEnd"/>
      <w:r>
        <w:rPr>
          <w:lang w:eastAsia="en-US"/>
        </w:rPr>
        <w:t xml:space="preserve"> kann nämlich schnell zum finanziellen Ruin führen, falls die Blase irrational weiterwächst (Shleifer &amp; Vishny, 1997). Deshalb basiert das Modell auf dem Ansatz von Abreu und Brunnermeier (2003). Das Ziel ist es nicht, die Blase zu bekämpfen, sondern ihre Aufwärtsbewegung so lange wie vertretbar mitzunehmen.</w:t>
      </w:r>
    </w:p>
    <w:p w14:paraId="0801FFA7" w14:textId="2CBE7AC5" w:rsidR="00577046" w:rsidRDefault="000F11D7" w:rsidP="00577046">
      <w:pPr>
        <w:rPr>
          <w:lang w:eastAsia="en-US"/>
        </w:rPr>
      </w:pPr>
      <w:r>
        <w:rPr>
          <w:lang w:eastAsia="en-US"/>
        </w:rPr>
        <w:t xml:space="preserve">Die Grundallokation sieht vor, dass das Portfolio in Phasen eines normalen Random </w:t>
      </w:r>
      <w:proofErr w:type="spellStart"/>
      <w:r>
        <w:rPr>
          <w:lang w:eastAsia="en-US"/>
        </w:rPr>
        <w:t>Walks</w:t>
      </w:r>
      <w:proofErr w:type="spellEnd"/>
      <w:r>
        <w:rPr>
          <w:lang w:eastAsia="en-US"/>
        </w:rPr>
        <w:t xml:space="preserve"> zu 100 % investiert ist. Überschreitet die Teststatistik das dynamische 94 %-Warn-Quantil, stuft der Algorithmus den Markt in ein überhitztes Regime um. Dieses Signal führt zu einem ersten De-</w:t>
      </w:r>
      <w:proofErr w:type="spellStart"/>
      <w:r>
        <w:rPr>
          <w:lang w:eastAsia="en-US"/>
        </w:rPr>
        <w:t>Risking</w:t>
      </w:r>
      <w:proofErr w:type="spellEnd"/>
      <w:r>
        <w:rPr>
          <w:lang w:eastAsia="en-US"/>
        </w:rPr>
        <w:t>: Die Aktienquote wird auf 50 % reduziert. Dieser Teilverkauf ermöglicht die Sicherung erster Buchgewinne (Take-Profit), während die verbleibende Position weiterhin an der explosiven Wachstumsphase partizipiert.</w:t>
      </w:r>
    </w:p>
    <w:p w14:paraId="3F815C13" w14:textId="43B21638" w:rsidR="00577046" w:rsidRDefault="007D4AFA" w:rsidP="007D4AFA">
      <w:pPr>
        <w:pStyle w:val="Heading3"/>
        <w:rPr>
          <w:lang w:eastAsia="en-US"/>
        </w:rPr>
      </w:pPr>
      <w:bookmarkStart w:id="89" w:name="_Toc229835361"/>
      <w:r>
        <w:rPr>
          <w:lang w:eastAsia="en-US"/>
        </w:rPr>
        <w:t>Voller Marktaustritt und «Smart Re-Entry»</w:t>
      </w:r>
      <w:bookmarkEnd w:id="89"/>
    </w:p>
    <w:p w14:paraId="2A4E11C0" w14:textId="1DAD31E7" w:rsidR="007D4AFA" w:rsidRDefault="000F11D7" w:rsidP="007D4AFA">
      <w:pPr>
        <w:rPr>
          <w:lang w:eastAsia="en-US"/>
        </w:rPr>
      </w:pPr>
      <w:r>
        <w:rPr>
          <w:lang w:eastAsia="en-US"/>
        </w:rPr>
        <w:t>Überschreitet die Teststatistik die kritische Panikschwelle (das 99 %-Quantil), geht das Modell von einer akuten Instabilität aus. In diesem Fall wird die verbleibende Aktienposition vollständig liquidiert (0 % Aktienquote). Um zu verhindern, dass das System in starken, V-förmigen Erholungsphasen an der Seitenlinie verbleibt, nutzt das Framework einen «Smart Re-Entry».</w:t>
      </w:r>
    </w:p>
    <w:p w14:paraId="04F7D218" w14:textId="58C8A455" w:rsidR="000F11D7" w:rsidRDefault="00C03902" w:rsidP="007D4AFA">
      <w:pPr>
        <w:rPr>
          <w:lang w:eastAsia="en-US"/>
        </w:rPr>
      </w:pPr>
      <w:r>
        <w:rPr>
          <w:lang w:eastAsia="en-US"/>
        </w:rPr>
        <w:t>Die Wahl des 20-Tage-Durchschnitts (</w:t>
      </w:r>
      <w:r>
        <w:rPr>
          <w:rFonts w:ascii="Consolas" w:hAnsi="Consolas" w:cs="Consolas"/>
          <w:lang w:eastAsia="en-US"/>
        </w:rPr>
        <w:t>SMA20</w:t>
      </w:r>
      <w:r>
        <w:rPr>
          <w:lang w:eastAsia="en-US"/>
        </w:rPr>
        <w:t xml:space="preserve">) als Signalgeber für diesen Wiedereinstieg beruht auf der empirischen Abwägung zwischen Reaktionsgeschwindigkeit und Signalstabilität. Der </w:t>
      </w:r>
      <w:r>
        <w:rPr>
          <w:rFonts w:ascii="Consolas" w:hAnsi="Consolas" w:cs="Consolas"/>
          <w:lang w:eastAsia="en-US"/>
        </w:rPr>
        <w:t>SMA20</w:t>
      </w:r>
      <w:r>
        <w:rPr>
          <w:lang w:eastAsia="en-US"/>
        </w:rPr>
        <w:t xml:space="preserve"> entspricht im Finanzmarkt näherungsweise der Anzahl an Handelstagen in einem Kalendermonat und hat sich als robuster Momentum-Indikator etabliert. Ein kürzerer Durchschnitt (z. B. SMA5 oder SMA10) würde in der hochvolatilen Phase nach einem Crash zu viele Fehlsignale («</w:t>
      </w:r>
      <w:proofErr w:type="spellStart"/>
      <w:r>
        <w:rPr>
          <w:lang w:eastAsia="en-US"/>
        </w:rPr>
        <w:t>Whipsaws</w:t>
      </w:r>
      <w:proofErr w:type="spellEnd"/>
      <w:r>
        <w:rPr>
          <w:lang w:eastAsia="en-US"/>
        </w:rPr>
        <w:t xml:space="preserve">») generieren. Ein längerer Durchschnitt (z. B. SMA200) reagiert hingegen zu träge, was bei raschen Erholungen zu hohen Opportunitätskosten führen würde. Der </w:t>
      </w:r>
      <w:r>
        <w:rPr>
          <w:rFonts w:ascii="Consolas" w:hAnsi="Consolas" w:cs="Consolas"/>
          <w:lang w:eastAsia="en-US"/>
        </w:rPr>
        <w:t>SMA20</w:t>
      </w:r>
      <w:r>
        <w:rPr>
          <w:lang w:eastAsia="en-US"/>
        </w:rPr>
        <w:t xml:space="preserve"> bietet somit den optimalen Kompromiss, um einen neuen Aufwärtstrend zeitnah zu </w:t>
      </w:r>
      <w:r>
        <w:rPr>
          <w:lang w:eastAsia="en-US"/>
        </w:rPr>
        <w:lastRenderedPageBreak/>
        <w:t>bestätigen. In der methodischen Übertragung auf die stochastische Monte-Carlo-Simulation (Kapitel 4.1) wird dieser Parameterwert () beibehalten, wobei er dort aufgrund der monatlichen Datenfrequenz als erweiterter Glättungsfilter fungiert, um die konzeptionelle Mechanik des Re-</w:t>
      </w:r>
      <w:proofErr w:type="spellStart"/>
      <w:r>
        <w:rPr>
          <w:lang w:eastAsia="en-US"/>
        </w:rPr>
        <w:t>Entrys</w:t>
      </w:r>
      <w:proofErr w:type="spellEnd"/>
      <w:r>
        <w:rPr>
          <w:lang w:eastAsia="en-US"/>
        </w:rPr>
        <w:t xml:space="preserve"> unter Laborbedingungen zu validieren.</w:t>
      </w:r>
      <m:oMath>
        <m:r>
          <w:rPr>
            <w:rFonts w:ascii="Cambria Math" w:hAnsi="Cambria Math"/>
            <w:lang w:eastAsia="en-US"/>
          </w:rPr>
          <m:t>n=20</m:t>
        </m:r>
      </m:oMath>
    </w:p>
    <w:p w14:paraId="15EFBE96" w14:textId="0ACFB0BC" w:rsidR="000F11D7" w:rsidRDefault="000F11D7" w:rsidP="007D4AFA">
      <w:pPr>
        <w:rPr>
          <w:lang w:eastAsia="en-US"/>
        </w:rPr>
      </w:pPr>
      <w:r>
        <w:rPr>
          <w:lang w:eastAsia="en-US"/>
        </w:rPr>
        <w:t>Um die technische Verarbeitung dieser hierarchischen Signalstruktur zu verdeutlichen, ist der programmierte Loop in Listing 3 als Pseudo-Code dargestellt.</w:t>
      </w:r>
    </w:p>
    <w:p w14:paraId="5D9BFE56" w14:textId="77777777" w:rsidR="00D36EC9" w:rsidRDefault="00000000">
      <w:pPr>
        <w:spacing w:before="0" w:after="0" w:line="240" w:lineRule="auto"/>
        <w:ind w:left="360"/>
        <w:rPr>
          <w:rFonts w:ascii="Consolas" w:hAnsi="Consolas" w:cs="Consolas"/>
          <w:sz w:val="18"/>
        </w:rPr>
      </w:pPr>
      <w:bookmarkStart w:id="90" w:name="_MON_1839324468"/>
      <w:bookmarkEnd w:id="90"/>
      <w:r>
        <w:rPr>
          <w:rFonts w:ascii="Consolas" w:hAnsi="Consolas" w:cs="Consolas"/>
          <w:sz w:val="18"/>
        </w:rPr>
        <w:t>FUNCTION v7_smart_</w:t>
      </w:r>
      <w:proofErr w:type="gramStart"/>
      <w:r>
        <w:rPr>
          <w:rFonts w:ascii="Consolas" w:hAnsi="Consolas" w:cs="Consolas"/>
          <w:sz w:val="18"/>
        </w:rPr>
        <w:t>strategy(</w:t>
      </w:r>
      <w:proofErr w:type="spellStart"/>
      <w:proofErr w:type="gramEnd"/>
      <w:r>
        <w:rPr>
          <w:rFonts w:ascii="Consolas" w:hAnsi="Consolas" w:cs="Consolas"/>
          <w:sz w:val="18"/>
        </w:rPr>
        <w:t>prices</w:t>
      </w:r>
      <w:proofErr w:type="spellEnd"/>
      <w:r>
        <w:rPr>
          <w:rFonts w:ascii="Consolas" w:hAnsi="Consolas" w:cs="Consolas"/>
          <w:sz w:val="18"/>
        </w:rPr>
        <w:t xml:space="preserve">, </w:t>
      </w:r>
      <w:proofErr w:type="spellStart"/>
      <w:r>
        <w:rPr>
          <w:rFonts w:ascii="Consolas" w:hAnsi="Consolas" w:cs="Consolas"/>
          <w:sz w:val="18"/>
        </w:rPr>
        <w:t>bsadf_scores</w:t>
      </w:r>
      <w:proofErr w:type="spellEnd"/>
      <w:r>
        <w:rPr>
          <w:rFonts w:ascii="Consolas" w:hAnsi="Consolas" w:cs="Consolas"/>
          <w:sz w:val="18"/>
        </w:rPr>
        <w:t>):</w:t>
      </w:r>
    </w:p>
    <w:p w14:paraId="44791F1B"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roll_</w:t>
      </w:r>
      <w:proofErr w:type="gramStart"/>
      <w:r>
        <w:rPr>
          <w:rFonts w:ascii="Consolas" w:hAnsi="Consolas" w:cs="Consolas"/>
          <w:sz w:val="18"/>
        </w:rPr>
        <w:t>warn</w:t>
      </w:r>
      <w:proofErr w:type="spellEnd"/>
      <w:r>
        <w:rPr>
          <w:rFonts w:ascii="Consolas" w:hAnsi="Consolas" w:cs="Consolas"/>
          <w:sz w:val="18"/>
        </w:rPr>
        <w:t xml:space="preserve">  &lt;</w:t>
      </w:r>
      <w:proofErr w:type="gramEnd"/>
      <w:r>
        <w:rPr>
          <w:rFonts w:ascii="Consolas" w:hAnsi="Consolas" w:cs="Consolas"/>
          <w:sz w:val="18"/>
        </w:rPr>
        <w:t xml:space="preserve">- </w:t>
      </w:r>
      <w:proofErr w:type="spellStart"/>
      <w:r>
        <w:rPr>
          <w:rFonts w:ascii="Consolas" w:hAnsi="Consolas" w:cs="Consolas"/>
          <w:sz w:val="18"/>
        </w:rPr>
        <w:t>rolling_quantile</w:t>
      </w:r>
      <w:proofErr w:type="spellEnd"/>
      <w:r>
        <w:rPr>
          <w:rFonts w:ascii="Consolas" w:hAnsi="Consolas" w:cs="Consolas"/>
          <w:sz w:val="18"/>
        </w:rPr>
        <w:t>(</w:t>
      </w:r>
      <w:proofErr w:type="spellStart"/>
      <w:r>
        <w:rPr>
          <w:rFonts w:ascii="Consolas" w:hAnsi="Consolas" w:cs="Consolas"/>
          <w:sz w:val="18"/>
        </w:rPr>
        <w:t>bsadf_scores</w:t>
      </w:r>
      <w:proofErr w:type="spellEnd"/>
      <w:r>
        <w:rPr>
          <w:rFonts w:ascii="Consolas" w:hAnsi="Consolas" w:cs="Consolas"/>
          <w:sz w:val="18"/>
        </w:rPr>
        <w:t>, 126, 0.94)</w:t>
      </w:r>
    </w:p>
    <w:p w14:paraId="75AB1DE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roll_panic</w:t>
      </w:r>
      <w:proofErr w:type="spellEnd"/>
      <w:r>
        <w:rPr>
          <w:rFonts w:ascii="Consolas" w:hAnsi="Consolas" w:cs="Consolas"/>
          <w:sz w:val="18"/>
        </w:rPr>
        <w:t xml:space="preserve"> &lt;- </w:t>
      </w:r>
      <w:proofErr w:type="spellStart"/>
      <w:r>
        <w:rPr>
          <w:rFonts w:ascii="Consolas" w:hAnsi="Consolas" w:cs="Consolas"/>
          <w:sz w:val="18"/>
        </w:rPr>
        <w:t>rolling_</w:t>
      </w:r>
      <w:proofErr w:type="gramStart"/>
      <w:r>
        <w:rPr>
          <w:rFonts w:ascii="Consolas" w:hAnsi="Consolas" w:cs="Consolas"/>
          <w:sz w:val="18"/>
        </w:rPr>
        <w:t>quantile</w:t>
      </w:r>
      <w:proofErr w:type="spellEnd"/>
      <w:r>
        <w:rPr>
          <w:rFonts w:ascii="Consolas" w:hAnsi="Consolas" w:cs="Consolas"/>
          <w:sz w:val="18"/>
        </w:rPr>
        <w:t>(</w:t>
      </w:r>
      <w:proofErr w:type="spellStart"/>
      <w:proofErr w:type="gramEnd"/>
      <w:r>
        <w:rPr>
          <w:rFonts w:ascii="Consolas" w:hAnsi="Consolas" w:cs="Consolas"/>
          <w:sz w:val="18"/>
        </w:rPr>
        <w:t>bsadf_scores</w:t>
      </w:r>
      <w:proofErr w:type="spellEnd"/>
      <w:r>
        <w:rPr>
          <w:rFonts w:ascii="Consolas" w:hAnsi="Consolas" w:cs="Consolas"/>
          <w:sz w:val="18"/>
        </w:rPr>
        <w:t>, 126, 0.99)</w:t>
      </w:r>
    </w:p>
    <w:p w14:paraId="40A82C7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sma20      &lt;- </w:t>
      </w:r>
      <w:proofErr w:type="spellStart"/>
      <w:r>
        <w:rPr>
          <w:rFonts w:ascii="Consolas" w:hAnsi="Consolas" w:cs="Consolas"/>
          <w:sz w:val="18"/>
        </w:rPr>
        <w:t>rolling_</w:t>
      </w:r>
      <w:proofErr w:type="gramStart"/>
      <w:r>
        <w:rPr>
          <w:rFonts w:ascii="Consolas" w:hAnsi="Consolas" w:cs="Consolas"/>
          <w:sz w:val="18"/>
        </w:rPr>
        <w:t>mean</w:t>
      </w:r>
      <w:proofErr w:type="spellEnd"/>
      <w:r>
        <w:rPr>
          <w:rFonts w:ascii="Consolas" w:hAnsi="Consolas" w:cs="Consolas"/>
          <w:sz w:val="18"/>
        </w:rPr>
        <w:t>(</w:t>
      </w:r>
      <w:proofErr w:type="spellStart"/>
      <w:proofErr w:type="gramEnd"/>
      <w:r>
        <w:rPr>
          <w:rFonts w:ascii="Consolas" w:hAnsi="Consolas" w:cs="Consolas"/>
          <w:sz w:val="18"/>
        </w:rPr>
        <w:t>prices</w:t>
      </w:r>
      <w:proofErr w:type="spellEnd"/>
      <w:r>
        <w:rPr>
          <w:rFonts w:ascii="Consolas" w:hAnsi="Consolas" w:cs="Consolas"/>
          <w:sz w:val="18"/>
        </w:rPr>
        <w:t>, 20)</w:t>
      </w:r>
    </w:p>
    <w:p w14:paraId="0EBEDEEC" w14:textId="77777777" w:rsidR="00D36EC9" w:rsidRDefault="00D36EC9">
      <w:pPr>
        <w:spacing w:before="0" w:after="0" w:line="240" w:lineRule="auto"/>
        <w:ind w:left="360"/>
        <w:rPr>
          <w:rFonts w:ascii="Consolas" w:hAnsi="Consolas" w:cs="Consolas"/>
          <w:sz w:val="18"/>
        </w:rPr>
      </w:pPr>
    </w:p>
    <w:p w14:paraId="4B7AC9B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wealth</w:t>
      </w:r>
      <w:proofErr w:type="spellEnd"/>
      <w:r>
        <w:rPr>
          <w:rFonts w:ascii="Consolas" w:hAnsi="Consolas" w:cs="Consolas"/>
          <w:sz w:val="18"/>
        </w:rPr>
        <w:t xml:space="preserve"> &lt;- 100; </w:t>
      </w:r>
      <w:proofErr w:type="spellStart"/>
      <w:r>
        <w:rPr>
          <w:rFonts w:ascii="Consolas" w:hAnsi="Consolas" w:cs="Consolas"/>
          <w:sz w:val="18"/>
        </w:rPr>
        <w:t>prev_w</w:t>
      </w:r>
      <w:proofErr w:type="spellEnd"/>
      <w:r>
        <w:rPr>
          <w:rFonts w:ascii="Consolas" w:hAnsi="Consolas" w:cs="Consolas"/>
          <w:sz w:val="18"/>
        </w:rPr>
        <w:t xml:space="preserve"> &lt;- 1.0</w:t>
      </w:r>
    </w:p>
    <w:p w14:paraId="40996459"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FOR t = 1 ... T-1 DO</w:t>
      </w:r>
    </w:p>
    <w:p w14:paraId="57AB6F44"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s     &lt;- </w:t>
      </w:r>
      <w:proofErr w:type="spellStart"/>
      <w:r>
        <w:rPr>
          <w:rFonts w:ascii="Consolas" w:hAnsi="Consolas" w:cs="Consolas"/>
          <w:sz w:val="18"/>
        </w:rPr>
        <w:t>bsadf_scores</w:t>
      </w:r>
      <w:proofErr w:type="spellEnd"/>
      <w:r>
        <w:rPr>
          <w:rFonts w:ascii="Consolas" w:hAnsi="Consolas" w:cs="Consolas"/>
          <w:sz w:val="18"/>
        </w:rPr>
        <w:t>[t-1]</w:t>
      </w:r>
    </w:p>
    <w:p w14:paraId="66D861B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lim_w</w:t>
      </w:r>
      <w:proofErr w:type="spellEnd"/>
      <w:r>
        <w:rPr>
          <w:rFonts w:ascii="Consolas" w:hAnsi="Consolas" w:cs="Consolas"/>
          <w:sz w:val="18"/>
        </w:rPr>
        <w:t xml:space="preserve"> &lt;- </w:t>
      </w:r>
      <w:proofErr w:type="spellStart"/>
      <w:r>
        <w:rPr>
          <w:rFonts w:ascii="Consolas" w:hAnsi="Consolas" w:cs="Consolas"/>
          <w:sz w:val="18"/>
        </w:rPr>
        <w:t>max</w:t>
      </w:r>
      <w:proofErr w:type="spellEnd"/>
      <w:r>
        <w:rPr>
          <w:rFonts w:ascii="Consolas" w:hAnsi="Consolas" w:cs="Consolas"/>
          <w:sz w:val="18"/>
        </w:rPr>
        <w:t>(</w:t>
      </w:r>
      <w:proofErr w:type="spellStart"/>
      <w:r>
        <w:rPr>
          <w:rFonts w:ascii="Consolas" w:hAnsi="Consolas" w:cs="Consolas"/>
          <w:sz w:val="18"/>
        </w:rPr>
        <w:t>roll_warn</w:t>
      </w:r>
      <w:proofErr w:type="spellEnd"/>
      <w:r>
        <w:rPr>
          <w:rFonts w:ascii="Consolas" w:hAnsi="Consolas" w:cs="Consolas"/>
          <w:sz w:val="18"/>
        </w:rPr>
        <w:t>[t-1</w:t>
      </w:r>
      <w:proofErr w:type="gramStart"/>
      <w:r>
        <w:rPr>
          <w:rFonts w:ascii="Consolas" w:hAnsi="Consolas" w:cs="Consolas"/>
          <w:sz w:val="18"/>
        </w:rPr>
        <w:t>],  0.5</w:t>
      </w:r>
      <w:proofErr w:type="gramEnd"/>
      <w:r>
        <w:rPr>
          <w:rFonts w:ascii="Consolas" w:hAnsi="Consolas" w:cs="Consolas"/>
          <w:sz w:val="18"/>
        </w:rPr>
        <w:t>)            # Floor Warn</w:t>
      </w:r>
    </w:p>
    <w:p w14:paraId="162A67EE"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lim_p</w:t>
      </w:r>
      <w:proofErr w:type="spellEnd"/>
      <w:r>
        <w:rPr>
          <w:rFonts w:ascii="Consolas" w:hAnsi="Consolas" w:cs="Consolas"/>
          <w:sz w:val="18"/>
        </w:rPr>
        <w:t xml:space="preserve"> &lt;- </w:t>
      </w:r>
      <w:proofErr w:type="spellStart"/>
      <w:r>
        <w:rPr>
          <w:rFonts w:ascii="Consolas" w:hAnsi="Consolas" w:cs="Consolas"/>
          <w:sz w:val="18"/>
        </w:rPr>
        <w:t>max</w:t>
      </w:r>
      <w:proofErr w:type="spellEnd"/>
      <w:r>
        <w:rPr>
          <w:rFonts w:ascii="Consolas" w:hAnsi="Consolas" w:cs="Consolas"/>
          <w:sz w:val="18"/>
        </w:rPr>
        <w:t>(</w:t>
      </w:r>
      <w:proofErr w:type="spellStart"/>
      <w:r>
        <w:rPr>
          <w:rFonts w:ascii="Consolas" w:hAnsi="Consolas" w:cs="Consolas"/>
          <w:sz w:val="18"/>
        </w:rPr>
        <w:t>roll_panic</w:t>
      </w:r>
      <w:proofErr w:type="spellEnd"/>
      <w:r>
        <w:rPr>
          <w:rFonts w:ascii="Consolas" w:hAnsi="Consolas" w:cs="Consolas"/>
          <w:sz w:val="18"/>
        </w:rPr>
        <w:t>[t-1], 1.2)            # Floor Panik</w:t>
      </w:r>
    </w:p>
    <w:p w14:paraId="73E1C7E3" w14:textId="77777777" w:rsidR="00D36EC9" w:rsidRDefault="00D36EC9">
      <w:pPr>
        <w:spacing w:before="0" w:after="0" w:line="240" w:lineRule="auto"/>
        <w:ind w:left="360"/>
        <w:rPr>
          <w:rFonts w:ascii="Consolas" w:hAnsi="Consolas" w:cs="Consolas"/>
          <w:sz w:val="18"/>
        </w:rPr>
      </w:pPr>
    </w:p>
    <w:p w14:paraId="37BE32A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t &lt; </w:t>
      </w:r>
      <w:proofErr w:type="spellStart"/>
      <w:proofErr w:type="gramStart"/>
      <w:r>
        <w:rPr>
          <w:rFonts w:ascii="Consolas" w:hAnsi="Consolas" w:cs="Consolas"/>
          <w:sz w:val="18"/>
        </w:rPr>
        <w:t>max</w:t>
      </w:r>
      <w:proofErr w:type="spellEnd"/>
      <w:r>
        <w:rPr>
          <w:rFonts w:ascii="Consolas" w:hAnsi="Consolas" w:cs="Consolas"/>
          <w:sz w:val="18"/>
        </w:rPr>
        <w:t>(</w:t>
      </w:r>
      <w:proofErr w:type="gramEnd"/>
      <w:r>
        <w:rPr>
          <w:rFonts w:ascii="Consolas" w:hAnsi="Consolas" w:cs="Consolas"/>
          <w:sz w:val="18"/>
        </w:rPr>
        <w:t>SMA_WINDOW, LOOKBACK) THEN</w:t>
      </w:r>
    </w:p>
    <w:p w14:paraId="16AAB6D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target</w:t>
      </w:r>
      <w:proofErr w:type="spellEnd"/>
      <w:r>
        <w:rPr>
          <w:rFonts w:ascii="Consolas" w:hAnsi="Consolas" w:cs="Consolas"/>
          <w:sz w:val="18"/>
        </w:rPr>
        <w:t xml:space="preserve"> &lt;- 1.0</w:t>
      </w:r>
    </w:p>
    <w:p w14:paraId="2E354573"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IF </w:t>
      </w:r>
      <w:proofErr w:type="spellStart"/>
      <w:r>
        <w:rPr>
          <w:rFonts w:ascii="Consolas" w:hAnsi="Consolas" w:cs="Consolas"/>
          <w:sz w:val="18"/>
        </w:rPr>
        <w:t>prev_w</w:t>
      </w:r>
      <w:proofErr w:type="spellEnd"/>
      <w:r>
        <w:rPr>
          <w:rFonts w:ascii="Consolas" w:hAnsi="Consolas" w:cs="Consolas"/>
          <w:sz w:val="18"/>
        </w:rPr>
        <w:t xml:space="preserve"> == 0.0 THEN                    # Smart Re-Entry</w:t>
      </w:r>
    </w:p>
    <w:p w14:paraId="4CB6237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re_entry</w:t>
      </w:r>
      <w:proofErr w:type="spellEnd"/>
      <w:r>
        <w:rPr>
          <w:rFonts w:ascii="Consolas" w:hAnsi="Consolas" w:cs="Consolas"/>
          <w:sz w:val="18"/>
        </w:rPr>
        <w:t xml:space="preserve"> &lt;- (s &lt; 0) OR (</w:t>
      </w:r>
      <w:proofErr w:type="spellStart"/>
      <w:r>
        <w:rPr>
          <w:rFonts w:ascii="Consolas" w:hAnsi="Consolas" w:cs="Consolas"/>
          <w:sz w:val="18"/>
        </w:rPr>
        <w:t>prices</w:t>
      </w:r>
      <w:proofErr w:type="spellEnd"/>
      <w:r>
        <w:rPr>
          <w:rFonts w:ascii="Consolas" w:hAnsi="Consolas" w:cs="Consolas"/>
          <w:sz w:val="18"/>
        </w:rPr>
        <w:t xml:space="preserve">[t-1] &gt; sma20[t-1] AND s &lt;= </w:t>
      </w:r>
      <w:proofErr w:type="spellStart"/>
      <w:r>
        <w:rPr>
          <w:rFonts w:ascii="Consolas" w:hAnsi="Consolas" w:cs="Consolas"/>
          <w:sz w:val="18"/>
        </w:rPr>
        <w:t>lim_p</w:t>
      </w:r>
      <w:proofErr w:type="spellEnd"/>
      <w:r>
        <w:rPr>
          <w:rFonts w:ascii="Consolas" w:hAnsi="Consolas" w:cs="Consolas"/>
          <w:sz w:val="18"/>
        </w:rPr>
        <w:t>)</w:t>
      </w:r>
    </w:p>
    <w:p w14:paraId="027B928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target</w:t>
      </w:r>
      <w:proofErr w:type="spellEnd"/>
      <w:r>
        <w:rPr>
          <w:rFonts w:ascii="Consolas" w:hAnsi="Consolas" w:cs="Consolas"/>
          <w:sz w:val="18"/>
        </w:rPr>
        <w:t xml:space="preserve">   &lt;- 1.0 IF </w:t>
      </w:r>
      <w:proofErr w:type="spellStart"/>
      <w:r>
        <w:rPr>
          <w:rFonts w:ascii="Consolas" w:hAnsi="Consolas" w:cs="Consolas"/>
          <w:sz w:val="18"/>
        </w:rPr>
        <w:t>re_entry</w:t>
      </w:r>
      <w:proofErr w:type="spellEnd"/>
      <w:r>
        <w:rPr>
          <w:rFonts w:ascii="Consolas" w:hAnsi="Consolas" w:cs="Consolas"/>
          <w:sz w:val="18"/>
        </w:rPr>
        <w:t xml:space="preserve"> ELSE 0.0</w:t>
      </w:r>
    </w:p>
    <w:p w14:paraId="59B02585"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w:t>
      </w:r>
    </w:p>
    <w:p w14:paraId="559C442C"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s &gt; </w:t>
      </w:r>
      <w:proofErr w:type="spellStart"/>
      <w:r>
        <w:rPr>
          <w:rFonts w:ascii="Consolas" w:hAnsi="Consolas" w:cs="Consolas"/>
          <w:sz w:val="18"/>
        </w:rPr>
        <w:t>lim_p</w:t>
      </w:r>
      <w:proofErr w:type="spellEnd"/>
      <w:r>
        <w:rPr>
          <w:rFonts w:ascii="Consolas" w:hAnsi="Consolas" w:cs="Consolas"/>
          <w:sz w:val="18"/>
        </w:rPr>
        <w:t xml:space="preserve"> THEN </w:t>
      </w:r>
      <w:proofErr w:type="spellStart"/>
      <w:r>
        <w:rPr>
          <w:rFonts w:ascii="Consolas" w:hAnsi="Consolas" w:cs="Consolas"/>
          <w:sz w:val="18"/>
        </w:rPr>
        <w:t>target</w:t>
      </w:r>
      <w:proofErr w:type="spellEnd"/>
      <w:r>
        <w:rPr>
          <w:rFonts w:ascii="Consolas" w:hAnsi="Consolas" w:cs="Consolas"/>
          <w:sz w:val="18"/>
        </w:rPr>
        <w:t xml:space="preserve"> &lt;- 0.0           # Panik-Exit</w:t>
      </w:r>
    </w:p>
    <w:p w14:paraId="66F0293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IF s &gt; </w:t>
      </w:r>
      <w:proofErr w:type="spellStart"/>
      <w:r>
        <w:rPr>
          <w:rFonts w:ascii="Consolas" w:hAnsi="Consolas" w:cs="Consolas"/>
          <w:sz w:val="18"/>
        </w:rPr>
        <w:t>lim_w</w:t>
      </w:r>
      <w:proofErr w:type="spellEnd"/>
      <w:r>
        <w:rPr>
          <w:rFonts w:ascii="Consolas" w:hAnsi="Consolas" w:cs="Consolas"/>
          <w:sz w:val="18"/>
        </w:rPr>
        <w:t xml:space="preserve"> THEN </w:t>
      </w:r>
      <w:proofErr w:type="spellStart"/>
      <w:r>
        <w:rPr>
          <w:rFonts w:ascii="Consolas" w:hAnsi="Consolas" w:cs="Consolas"/>
          <w:sz w:val="18"/>
        </w:rPr>
        <w:t>target</w:t>
      </w:r>
      <w:proofErr w:type="spellEnd"/>
      <w:r>
        <w:rPr>
          <w:rFonts w:ascii="Consolas" w:hAnsi="Consolas" w:cs="Consolas"/>
          <w:sz w:val="18"/>
        </w:rPr>
        <w:t xml:space="preserve"> &lt;- 0.5      # Warn (50%)</w:t>
      </w:r>
    </w:p>
    <w:p w14:paraId="26693B82"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w:t>
      </w:r>
      <w:proofErr w:type="spellStart"/>
      <w:r>
        <w:rPr>
          <w:rFonts w:ascii="Consolas" w:hAnsi="Consolas" w:cs="Consolas"/>
          <w:sz w:val="18"/>
        </w:rPr>
        <w:t>target</w:t>
      </w:r>
      <w:proofErr w:type="spellEnd"/>
      <w:r>
        <w:rPr>
          <w:rFonts w:ascii="Consolas" w:hAnsi="Consolas" w:cs="Consolas"/>
          <w:sz w:val="18"/>
        </w:rPr>
        <w:t xml:space="preserve"> &lt;- 1.0                        # </w:t>
      </w:r>
      <w:proofErr w:type="gramStart"/>
      <w:r>
        <w:rPr>
          <w:rFonts w:ascii="Consolas" w:hAnsi="Consolas" w:cs="Consolas"/>
          <w:sz w:val="18"/>
        </w:rPr>
        <w:t>Voll</w:t>
      </w:r>
      <w:proofErr w:type="gramEnd"/>
      <w:r>
        <w:rPr>
          <w:rFonts w:ascii="Consolas" w:hAnsi="Consolas" w:cs="Consolas"/>
          <w:sz w:val="18"/>
        </w:rPr>
        <w:t xml:space="preserve"> investiert</w:t>
      </w:r>
    </w:p>
    <w:p w14:paraId="2E1CA3A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1BBDE9D9" w14:textId="77777777" w:rsidR="00D36EC9" w:rsidRDefault="00D36EC9">
      <w:pPr>
        <w:spacing w:before="0" w:after="0" w:line="240" w:lineRule="auto"/>
        <w:ind w:left="360"/>
        <w:rPr>
          <w:rFonts w:ascii="Consolas" w:hAnsi="Consolas" w:cs="Consolas"/>
          <w:sz w:val="18"/>
        </w:rPr>
      </w:pPr>
    </w:p>
    <w:p w14:paraId="5FC0F090"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IF </w:t>
      </w:r>
      <w:proofErr w:type="spellStart"/>
      <w:proofErr w:type="gramStart"/>
      <w:r>
        <w:rPr>
          <w:rFonts w:ascii="Consolas" w:hAnsi="Consolas" w:cs="Consolas"/>
          <w:sz w:val="18"/>
        </w:rPr>
        <w:t>target</w:t>
      </w:r>
      <w:proofErr w:type="spellEnd"/>
      <w:r>
        <w:rPr>
          <w:rFonts w:ascii="Consolas" w:hAnsi="Consolas" w:cs="Consolas"/>
          <w:sz w:val="18"/>
        </w:rPr>
        <w:t xml:space="preserve"> !</w:t>
      </w:r>
      <w:proofErr w:type="gramEnd"/>
      <w:r>
        <w:rPr>
          <w:rFonts w:ascii="Consolas" w:hAnsi="Consolas" w:cs="Consolas"/>
          <w:sz w:val="18"/>
        </w:rPr>
        <w:t xml:space="preserve">= </w:t>
      </w:r>
      <w:proofErr w:type="spellStart"/>
      <w:r>
        <w:rPr>
          <w:rFonts w:ascii="Consolas" w:hAnsi="Consolas" w:cs="Consolas"/>
          <w:sz w:val="18"/>
        </w:rPr>
        <w:t>prev_w</w:t>
      </w:r>
      <w:proofErr w:type="spellEnd"/>
      <w:r>
        <w:rPr>
          <w:rFonts w:ascii="Consolas" w:hAnsi="Consolas" w:cs="Consolas"/>
          <w:sz w:val="18"/>
        </w:rPr>
        <w:t xml:space="preserve"> THEN</w:t>
      </w:r>
    </w:p>
    <w:p w14:paraId="07D9B023"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cost</w:t>
      </w:r>
      <w:proofErr w:type="spellEnd"/>
      <w:r>
        <w:rPr>
          <w:rFonts w:ascii="Consolas" w:hAnsi="Consolas" w:cs="Consolas"/>
          <w:sz w:val="18"/>
        </w:rPr>
        <w:t xml:space="preserve">   &lt;- </w:t>
      </w:r>
      <w:proofErr w:type="spellStart"/>
      <w:r>
        <w:rPr>
          <w:rFonts w:ascii="Consolas" w:hAnsi="Consolas" w:cs="Consolas"/>
          <w:sz w:val="18"/>
        </w:rPr>
        <w:t>panic_slippage</w:t>
      </w:r>
      <w:proofErr w:type="spellEnd"/>
      <w:r>
        <w:rPr>
          <w:rFonts w:ascii="Consolas" w:hAnsi="Consolas" w:cs="Consolas"/>
          <w:sz w:val="18"/>
        </w:rPr>
        <w:t xml:space="preserve"> IF (</w:t>
      </w:r>
      <w:proofErr w:type="spellStart"/>
      <w:r>
        <w:rPr>
          <w:rFonts w:ascii="Consolas" w:hAnsi="Consolas" w:cs="Consolas"/>
          <w:sz w:val="18"/>
        </w:rPr>
        <w:t>target</w:t>
      </w:r>
      <w:proofErr w:type="spellEnd"/>
      <w:r>
        <w:rPr>
          <w:rFonts w:ascii="Consolas" w:hAnsi="Consolas" w:cs="Consolas"/>
          <w:sz w:val="18"/>
        </w:rPr>
        <w:t xml:space="preserve"> == 0 AND s &gt; </w:t>
      </w:r>
      <w:proofErr w:type="spellStart"/>
      <w:r>
        <w:rPr>
          <w:rFonts w:ascii="Consolas" w:hAnsi="Consolas" w:cs="Consolas"/>
          <w:sz w:val="18"/>
        </w:rPr>
        <w:t>lim_p</w:t>
      </w:r>
      <w:proofErr w:type="spellEnd"/>
      <w:r>
        <w:rPr>
          <w:rFonts w:ascii="Consolas" w:hAnsi="Consolas" w:cs="Consolas"/>
          <w:sz w:val="18"/>
        </w:rPr>
        <w:t>)</w:t>
      </w:r>
    </w:p>
    <w:p w14:paraId="4546F0CD"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ELSE </w:t>
      </w:r>
      <w:proofErr w:type="spellStart"/>
      <w:r>
        <w:rPr>
          <w:rFonts w:ascii="Consolas" w:hAnsi="Consolas" w:cs="Consolas"/>
          <w:sz w:val="18"/>
        </w:rPr>
        <w:t>transaktions_kosten</w:t>
      </w:r>
      <w:proofErr w:type="spellEnd"/>
    </w:p>
    <w:p w14:paraId="4D90CA4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wealth</w:t>
      </w:r>
      <w:proofErr w:type="spellEnd"/>
      <w:r>
        <w:rPr>
          <w:rFonts w:ascii="Consolas" w:hAnsi="Consolas" w:cs="Consolas"/>
          <w:sz w:val="18"/>
        </w:rPr>
        <w:t xml:space="preserve"> &lt;- </w:t>
      </w:r>
      <w:proofErr w:type="spellStart"/>
      <w:r>
        <w:rPr>
          <w:rFonts w:ascii="Consolas" w:hAnsi="Consolas" w:cs="Consolas"/>
          <w:sz w:val="18"/>
        </w:rPr>
        <w:t>wealth</w:t>
      </w:r>
      <w:proofErr w:type="spellEnd"/>
      <w:r>
        <w:rPr>
          <w:rFonts w:ascii="Consolas" w:hAnsi="Consolas" w:cs="Consolas"/>
          <w:sz w:val="18"/>
        </w:rPr>
        <w:t xml:space="preserve"> - </w:t>
      </w:r>
      <w:proofErr w:type="spellStart"/>
      <w:r>
        <w:rPr>
          <w:rFonts w:ascii="Consolas" w:hAnsi="Consolas" w:cs="Consolas"/>
          <w:sz w:val="18"/>
        </w:rPr>
        <w:t>wealth</w:t>
      </w:r>
      <w:proofErr w:type="spellEnd"/>
      <w:r>
        <w:rPr>
          <w:rFonts w:ascii="Consolas" w:hAnsi="Consolas" w:cs="Consolas"/>
          <w:sz w:val="18"/>
        </w:rPr>
        <w:t xml:space="preserve"> * </w:t>
      </w:r>
      <w:proofErr w:type="spellStart"/>
      <w:proofErr w:type="gramStart"/>
      <w:r>
        <w:rPr>
          <w:rFonts w:ascii="Consolas" w:hAnsi="Consolas" w:cs="Consolas"/>
          <w:sz w:val="18"/>
        </w:rPr>
        <w:t>abs</w:t>
      </w:r>
      <w:proofErr w:type="spellEnd"/>
      <w:r>
        <w:rPr>
          <w:rFonts w:ascii="Consolas" w:hAnsi="Consolas" w:cs="Consolas"/>
          <w:sz w:val="18"/>
        </w:rPr>
        <w:t>(</w:t>
      </w:r>
      <w:proofErr w:type="spellStart"/>
      <w:proofErr w:type="gramEnd"/>
      <w:r>
        <w:rPr>
          <w:rFonts w:ascii="Consolas" w:hAnsi="Consolas" w:cs="Consolas"/>
          <w:sz w:val="18"/>
        </w:rPr>
        <w:t>target</w:t>
      </w:r>
      <w:proofErr w:type="spellEnd"/>
      <w:r>
        <w:rPr>
          <w:rFonts w:ascii="Consolas" w:hAnsi="Consolas" w:cs="Consolas"/>
          <w:sz w:val="18"/>
        </w:rPr>
        <w:t xml:space="preserve"> - </w:t>
      </w:r>
      <w:proofErr w:type="spellStart"/>
      <w:r>
        <w:rPr>
          <w:rFonts w:ascii="Consolas" w:hAnsi="Consolas" w:cs="Consolas"/>
          <w:sz w:val="18"/>
        </w:rPr>
        <w:t>prev_w</w:t>
      </w:r>
      <w:proofErr w:type="spellEnd"/>
      <w:r>
        <w:rPr>
          <w:rFonts w:ascii="Consolas" w:hAnsi="Consolas" w:cs="Consolas"/>
          <w:sz w:val="18"/>
        </w:rPr>
        <w:t xml:space="preserve">) * </w:t>
      </w:r>
      <w:proofErr w:type="spellStart"/>
      <w:r>
        <w:rPr>
          <w:rFonts w:ascii="Consolas" w:hAnsi="Consolas" w:cs="Consolas"/>
          <w:sz w:val="18"/>
        </w:rPr>
        <w:t>cost</w:t>
      </w:r>
      <w:proofErr w:type="spellEnd"/>
    </w:p>
    <w:p w14:paraId="46ABFB07"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IF</w:t>
      </w:r>
    </w:p>
    <w:p w14:paraId="4ECA0619" w14:textId="77777777" w:rsidR="00D36EC9" w:rsidRDefault="00D36EC9">
      <w:pPr>
        <w:spacing w:before="0" w:after="0" w:line="240" w:lineRule="auto"/>
        <w:ind w:left="360"/>
        <w:rPr>
          <w:rFonts w:ascii="Consolas" w:hAnsi="Consolas" w:cs="Consolas"/>
          <w:sz w:val="18"/>
        </w:rPr>
      </w:pPr>
    </w:p>
    <w:p w14:paraId="3758BCA8"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wealth</w:t>
      </w:r>
      <w:proofErr w:type="spellEnd"/>
      <w:r>
        <w:rPr>
          <w:rFonts w:ascii="Consolas" w:hAnsi="Consolas" w:cs="Consolas"/>
          <w:sz w:val="18"/>
        </w:rPr>
        <w:t xml:space="preserve"> &lt;- </w:t>
      </w:r>
      <w:proofErr w:type="spellStart"/>
      <w:r>
        <w:rPr>
          <w:rFonts w:ascii="Consolas" w:hAnsi="Consolas" w:cs="Consolas"/>
          <w:sz w:val="18"/>
        </w:rPr>
        <w:t>wealth</w:t>
      </w:r>
      <w:proofErr w:type="spellEnd"/>
      <w:r>
        <w:rPr>
          <w:rFonts w:ascii="Consolas" w:hAnsi="Consolas" w:cs="Consolas"/>
          <w:sz w:val="18"/>
        </w:rPr>
        <w:t xml:space="preserve"> * (</w:t>
      </w:r>
      <w:proofErr w:type="spellStart"/>
      <w:r>
        <w:rPr>
          <w:rFonts w:ascii="Consolas" w:hAnsi="Consolas" w:cs="Consolas"/>
          <w:sz w:val="18"/>
        </w:rPr>
        <w:t>target</w:t>
      </w:r>
      <w:proofErr w:type="spellEnd"/>
      <w:r>
        <w:rPr>
          <w:rFonts w:ascii="Consolas" w:hAnsi="Consolas" w:cs="Consolas"/>
          <w:sz w:val="18"/>
        </w:rPr>
        <w:t>*(</w:t>
      </w:r>
      <w:proofErr w:type="spellStart"/>
      <w:r>
        <w:rPr>
          <w:rFonts w:ascii="Consolas" w:hAnsi="Consolas" w:cs="Consolas"/>
          <w:sz w:val="18"/>
        </w:rPr>
        <w:t>prices</w:t>
      </w:r>
      <w:proofErr w:type="spellEnd"/>
      <w:r>
        <w:rPr>
          <w:rFonts w:ascii="Consolas" w:hAnsi="Consolas" w:cs="Consolas"/>
          <w:sz w:val="18"/>
        </w:rPr>
        <w:t>[t]/</w:t>
      </w:r>
      <w:proofErr w:type="spellStart"/>
      <w:r>
        <w:rPr>
          <w:rFonts w:ascii="Consolas" w:hAnsi="Consolas" w:cs="Consolas"/>
          <w:sz w:val="18"/>
        </w:rPr>
        <w:t>prices</w:t>
      </w:r>
      <w:proofErr w:type="spellEnd"/>
      <w:r>
        <w:rPr>
          <w:rFonts w:ascii="Consolas" w:hAnsi="Consolas" w:cs="Consolas"/>
          <w:sz w:val="18"/>
        </w:rPr>
        <w:t>[t-1])</w:t>
      </w:r>
    </w:p>
    <w:p w14:paraId="624A4F1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 (1-</w:t>
      </w:r>
      <w:proofErr w:type="gramStart"/>
      <w:r>
        <w:rPr>
          <w:rFonts w:ascii="Consolas" w:hAnsi="Consolas" w:cs="Consolas"/>
          <w:sz w:val="18"/>
        </w:rPr>
        <w:t>target)*</w:t>
      </w:r>
      <w:proofErr w:type="gramEnd"/>
      <w:r>
        <w:rPr>
          <w:rFonts w:ascii="Consolas" w:hAnsi="Consolas" w:cs="Consolas"/>
          <w:sz w:val="18"/>
        </w:rPr>
        <w:t xml:space="preserve">(1 + </w:t>
      </w:r>
      <w:proofErr w:type="spellStart"/>
      <w:r>
        <w:rPr>
          <w:rFonts w:ascii="Consolas" w:hAnsi="Consolas" w:cs="Consolas"/>
          <w:sz w:val="18"/>
        </w:rPr>
        <w:t>r_chf_periode</w:t>
      </w:r>
      <w:proofErr w:type="spellEnd"/>
      <w:r>
        <w:rPr>
          <w:rFonts w:ascii="Consolas" w:hAnsi="Consolas" w:cs="Consolas"/>
          <w:sz w:val="18"/>
        </w:rPr>
        <w:t>))</w:t>
      </w:r>
    </w:p>
    <w:p w14:paraId="57CA4D26"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w:t>
      </w:r>
      <w:proofErr w:type="spellStart"/>
      <w:r>
        <w:rPr>
          <w:rFonts w:ascii="Consolas" w:hAnsi="Consolas" w:cs="Consolas"/>
          <w:sz w:val="18"/>
        </w:rPr>
        <w:t>prev_w</w:t>
      </w:r>
      <w:proofErr w:type="spellEnd"/>
      <w:r>
        <w:rPr>
          <w:rFonts w:ascii="Consolas" w:hAnsi="Consolas" w:cs="Consolas"/>
          <w:sz w:val="18"/>
        </w:rPr>
        <w:t xml:space="preserve"> &lt;- </w:t>
      </w:r>
      <w:proofErr w:type="spellStart"/>
      <w:r>
        <w:rPr>
          <w:rFonts w:ascii="Consolas" w:hAnsi="Consolas" w:cs="Consolas"/>
          <w:sz w:val="18"/>
        </w:rPr>
        <w:t>target</w:t>
      </w:r>
      <w:proofErr w:type="spellEnd"/>
    </w:p>
    <w:p w14:paraId="06FE926F"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END FOR</w:t>
      </w:r>
    </w:p>
    <w:p w14:paraId="6F4467D1" w14:textId="77777777" w:rsidR="00D36EC9" w:rsidRDefault="00000000">
      <w:pPr>
        <w:spacing w:before="0" w:after="0" w:line="240" w:lineRule="auto"/>
        <w:ind w:left="360"/>
        <w:rPr>
          <w:rFonts w:ascii="Consolas" w:hAnsi="Consolas" w:cs="Consolas"/>
          <w:sz w:val="18"/>
        </w:rPr>
      </w:pPr>
      <w:r>
        <w:rPr>
          <w:rFonts w:ascii="Consolas" w:hAnsi="Consolas" w:cs="Consolas"/>
          <w:sz w:val="18"/>
        </w:rPr>
        <w:t xml:space="preserve">    RETURN </w:t>
      </w:r>
      <w:proofErr w:type="spellStart"/>
      <w:r>
        <w:rPr>
          <w:rFonts w:ascii="Consolas" w:hAnsi="Consolas" w:cs="Consolas"/>
          <w:sz w:val="18"/>
        </w:rPr>
        <w:t>wealth</w:t>
      </w:r>
      <w:proofErr w:type="spellEnd"/>
      <w:r>
        <w:rPr>
          <w:rFonts w:ascii="Consolas" w:hAnsi="Consolas" w:cs="Consolas"/>
          <w:sz w:val="18"/>
        </w:rPr>
        <w:t>-Pfad</w:t>
      </w:r>
    </w:p>
    <w:p w14:paraId="2E4F9F4F" w14:textId="77777777" w:rsidR="00D36EC9" w:rsidRDefault="00000000">
      <w:pPr>
        <w:spacing w:before="0" w:after="0" w:line="240" w:lineRule="auto"/>
        <w:ind w:left="360"/>
        <w:rPr>
          <w:rFonts w:ascii="Consolas" w:hAnsi="Consolas" w:cs="Consolas"/>
          <w:sz w:val="18"/>
        </w:rPr>
      </w:pPr>
      <w:r>
        <w:rPr>
          <w:rFonts w:ascii="Consolas" w:hAnsi="Consolas" w:cs="Consolas"/>
          <w:sz w:val="18"/>
        </w:rPr>
        <w:t>END</w:t>
      </w:r>
    </w:p>
    <w:p w14:paraId="5B22EA1F" w14:textId="3B900F0A" w:rsidR="000F11D7" w:rsidRDefault="000F11D7" w:rsidP="000F11D7">
      <w:pPr>
        <w:pStyle w:val="Caption"/>
      </w:pPr>
      <w:r>
        <w:t xml:space="preserve">Listing </w:t>
      </w:r>
      <w:r>
        <w:fldChar w:fldCharType="begin"/>
      </w:r>
      <w:r>
        <w:instrText xml:space="preserve"> SEQ Listing \* ARABIC </w:instrText>
      </w:r>
      <w:r>
        <w:fldChar w:fldCharType="separate"/>
      </w:r>
      <w:r>
        <w:rPr>
          <w:noProof/>
        </w:rPr>
        <w:t>3</w:t>
      </w:r>
      <w:r>
        <w:fldChar w:fldCharType="end"/>
      </w:r>
      <w:r>
        <w:t>: Algorithmische Handelslogik der V7-Strategie</w:t>
      </w:r>
    </w:p>
    <w:p w14:paraId="6B944984" w14:textId="1EC58CEA" w:rsidR="000F11D7" w:rsidRDefault="000F11D7" w:rsidP="000F11D7">
      <w:r>
        <w:t xml:space="preserve">In der V7-Konfiguration verwendet der Algorithmus eine konservative Lag-Konvention: die Trade-Entscheidung an Tag t basiert auf score[t−2] und </w:t>
      </w:r>
      <w:proofErr w:type="spellStart"/>
      <w:r>
        <w:t>prices</w:t>
      </w:r>
      <w:proofErr w:type="spellEnd"/>
      <w:r>
        <w:t xml:space="preserve">[t−2], die Periode-Rendite ist die Rendite </w:t>
      </w:r>
      <w:proofErr w:type="spellStart"/>
      <w:r>
        <w:rPr>
          <w:rFonts w:ascii="Consolas" w:hAnsi="Consolas" w:cs="Consolas"/>
        </w:rPr>
        <w:t>prices</w:t>
      </w:r>
      <w:proofErr w:type="spellEnd"/>
      <w:r>
        <w:rPr>
          <w:rFonts w:ascii="Consolas" w:hAnsi="Consolas" w:cs="Consolas"/>
        </w:rPr>
        <w:t>[t]</w:t>
      </w:r>
      <w:r>
        <w:t>/</w:t>
      </w:r>
      <w:proofErr w:type="spellStart"/>
      <w:r>
        <w:t>prices</w:t>
      </w:r>
      <w:proofErr w:type="spellEnd"/>
      <w:r>
        <w:t>[t−1] (</w:t>
      </w:r>
      <w:proofErr w:type="spellStart"/>
      <w:r>
        <w:t>Observe</w:t>
      </w:r>
      <w:proofErr w:type="spellEnd"/>
      <w:r>
        <w:t xml:space="preserve"> Close t−2 → Market-on-Close-Order für t−1 → Hold </w:t>
      </w:r>
      <w:proofErr w:type="spellStart"/>
      <w:r>
        <w:t>over</w:t>
      </w:r>
      <w:proofErr w:type="spellEnd"/>
      <w:r>
        <w:t xml:space="preserve"> Day t). Damit liegt mindestens ein voller Handelstag zwischen Signal-Bildung und Ausführung. Zur systematischen Nachvollziehbarkeit sind die definierten Zustände in der nachfolgenden Entscheidungsmatrix zusammengefasst. Inspiriert vom «</w:t>
      </w:r>
      <w:proofErr w:type="spellStart"/>
      <w:r>
        <w:t>Three</w:t>
      </w:r>
      <w:proofErr w:type="spellEnd"/>
      <w:r>
        <w:t xml:space="preserve">-Regime Model» von Brooks und </w:t>
      </w:r>
      <w:proofErr w:type="spellStart"/>
      <w:r>
        <w:t>Katsaris</w:t>
      </w:r>
      <w:proofErr w:type="spellEnd"/>
      <w:r>
        <w:t xml:space="preserve"> (2005) ordnet die Allokationslogik dem Markt drei Risikozustände sowie eine Erholungsphase zu:</w:t>
      </w:r>
    </w:p>
    <w:tbl>
      <w:tblPr>
        <w:tblStyle w:val="TableGrid"/>
        <w:tblW w:w="0" w:type="auto"/>
        <w:tblLook w:val="04A0" w:firstRow="1" w:lastRow="0" w:firstColumn="1" w:lastColumn="0" w:noHBand="0" w:noVBand="1"/>
      </w:tblPr>
      <w:tblGrid>
        <w:gridCol w:w="2108"/>
        <w:gridCol w:w="1694"/>
        <w:gridCol w:w="1683"/>
        <w:gridCol w:w="1534"/>
        <w:gridCol w:w="2185"/>
      </w:tblGrid>
      <w:tr w:rsidR="000F11D7" w14:paraId="6459AEFE" w14:textId="08C1E74C" w:rsidTr="008E386F">
        <w:tc>
          <w:tcPr>
            <w:tcW w:w="2179" w:type="dxa"/>
            <w:shd w:val="clear" w:color="auto" w:fill="DAEEF3" w:themeFill="accent5" w:themeFillTint="33"/>
          </w:tcPr>
          <w:p w14:paraId="1D9C344F" w14:textId="166916CE" w:rsidR="000F11D7" w:rsidRPr="000F11D7" w:rsidRDefault="000F11D7" w:rsidP="000F11D7">
            <w:pPr>
              <w:jc w:val="left"/>
              <w:rPr>
                <w:b/>
                <w:bCs/>
              </w:rPr>
            </w:pPr>
            <w:r>
              <w:rPr>
                <w:b/>
                <w:bCs/>
              </w:rPr>
              <w:lastRenderedPageBreak/>
              <w:t>Marktregime</w:t>
            </w:r>
          </w:p>
        </w:tc>
        <w:tc>
          <w:tcPr>
            <w:tcW w:w="1978" w:type="dxa"/>
            <w:shd w:val="clear" w:color="auto" w:fill="DAEEF3" w:themeFill="accent5" w:themeFillTint="33"/>
          </w:tcPr>
          <w:p w14:paraId="0C8F8196" w14:textId="536D621A" w:rsidR="000F11D7" w:rsidRPr="000F11D7" w:rsidRDefault="000F11D7" w:rsidP="000F11D7">
            <w:pPr>
              <w:jc w:val="left"/>
              <w:rPr>
                <w:b/>
                <w:bCs/>
              </w:rPr>
            </w:pPr>
            <w:r>
              <w:rPr>
                <w:b/>
                <w:bCs/>
              </w:rPr>
              <w:t>Bedingung (Trigger)</w:t>
            </w:r>
          </w:p>
        </w:tc>
        <w:tc>
          <w:tcPr>
            <w:tcW w:w="1850" w:type="dxa"/>
            <w:shd w:val="clear" w:color="auto" w:fill="DAEEF3" w:themeFill="accent5" w:themeFillTint="33"/>
          </w:tcPr>
          <w:p w14:paraId="786B0485" w14:textId="2DFAC7B6" w:rsidR="000F11D7" w:rsidRPr="000F11D7" w:rsidRDefault="000F11D7" w:rsidP="000F11D7">
            <w:pPr>
              <w:jc w:val="left"/>
              <w:rPr>
                <w:b/>
                <w:bCs/>
              </w:rPr>
            </w:pPr>
            <w:r>
              <w:rPr>
                <w:b/>
                <w:bCs/>
              </w:rPr>
              <w:t>Aktienquote</w:t>
            </w:r>
          </w:p>
        </w:tc>
        <w:tc>
          <w:tcPr>
            <w:tcW w:w="1816" w:type="dxa"/>
            <w:shd w:val="clear" w:color="auto" w:fill="DAEEF3" w:themeFill="accent5" w:themeFillTint="33"/>
          </w:tcPr>
          <w:p w14:paraId="3C9968E3" w14:textId="07D480D8" w:rsidR="000F11D7" w:rsidRPr="000F11D7" w:rsidRDefault="000F11D7" w:rsidP="000F11D7">
            <w:pPr>
              <w:jc w:val="left"/>
              <w:rPr>
                <w:b/>
                <w:bCs/>
              </w:rPr>
            </w:pPr>
            <w:r>
              <w:rPr>
                <w:b/>
                <w:bCs/>
              </w:rPr>
              <w:t>Liquidität (Cash)</w:t>
            </w:r>
          </w:p>
        </w:tc>
        <w:tc>
          <w:tcPr>
            <w:tcW w:w="1381" w:type="dxa"/>
            <w:shd w:val="clear" w:color="auto" w:fill="DAEEF3" w:themeFill="accent5" w:themeFillTint="33"/>
          </w:tcPr>
          <w:p w14:paraId="11D30490" w14:textId="19CE9371" w:rsidR="000F11D7" w:rsidRPr="000F11D7" w:rsidRDefault="000F11D7" w:rsidP="000F11D7">
            <w:pPr>
              <w:jc w:val="left"/>
              <w:rPr>
                <w:b/>
                <w:bCs/>
              </w:rPr>
            </w:pPr>
            <w:r>
              <w:rPr>
                <w:b/>
                <w:bCs/>
              </w:rPr>
              <w:t>Strategisches Ziel</w:t>
            </w:r>
          </w:p>
        </w:tc>
      </w:tr>
      <w:tr w:rsidR="000F11D7" w14:paraId="3FD6845D" w14:textId="6762B365" w:rsidTr="000F11D7">
        <w:tc>
          <w:tcPr>
            <w:tcW w:w="2179" w:type="dxa"/>
          </w:tcPr>
          <w:p w14:paraId="5F9B4101" w14:textId="75EA78DA" w:rsidR="000F11D7" w:rsidRPr="000F11D7" w:rsidRDefault="000F11D7" w:rsidP="000F11D7">
            <w:pPr>
              <w:jc w:val="left"/>
              <w:rPr>
                <w:b/>
                <w:bCs/>
              </w:rPr>
            </w:pPr>
            <w:r>
              <w:rPr>
                <w:b/>
                <w:bCs/>
              </w:rPr>
              <w:t>Normalregime</w:t>
            </w:r>
          </w:p>
        </w:tc>
        <w:tc>
          <w:tcPr>
            <w:tcW w:w="1978" w:type="dxa"/>
          </w:tcPr>
          <w:p w14:paraId="6219B16E" w14:textId="45521102" w:rsidR="000F11D7" w:rsidRDefault="000F11D7" w:rsidP="000F11D7">
            <w:pPr>
              <w:jc w:val="left"/>
            </w:pPr>
            <m:oMath>
              <m:r>
                <m:rPr>
                  <m:sty m:val="p"/>
                </m:rPr>
                <w:rPr>
                  <w:rFonts w:ascii="Cambria Math" w:hAnsi="Cambria Math"/>
                </w:rPr>
                <m:t>BSADF</m:t>
              </m:r>
            </m:oMath>
            <w:r>
              <w:t xml:space="preserve"> &lt; 94%-Quantil</w:t>
            </w:r>
          </w:p>
        </w:tc>
        <w:tc>
          <w:tcPr>
            <w:tcW w:w="1850" w:type="dxa"/>
          </w:tcPr>
          <w:p w14:paraId="0EB8C2A6" w14:textId="5C3BBCDE" w:rsidR="000F11D7" w:rsidRDefault="000F11D7" w:rsidP="000F11D7">
            <w:pPr>
              <w:jc w:val="left"/>
            </w:pPr>
            <w:r>
              <w:t>100%</w:t>
            </w:r>
          </w:p>
        </w:tc>
        <w:tc>
          <w:tcPr>
            <w:tcW w:w="1816" w:type="dxa"/>
          </w:tcPr>
          <w:p w14:paraId="61100D2E" w14:textId="06C990D0" w:rsidR="000F11D7" w:rsidRDefault="000F11D7" w:rsidP="000F11D7">
            <w:pPr>
              <w:jc w:val="left"/>
            </w:pPr>
            <w:r>
              <w:t>0%</w:t>
            </w:r>
          </w:p>
        </w:tc>
        <w:tc>
          <w:tcPr>
            <w:tcW w:w="1381" w:type="dxa"/>
          </w:tcPr>
          <w:p w14:paraId="5089148A" w14:textId="125BA81B" w:rsidR="000F11D7" w:rsidRPr="000F11D7" w:rsidRDefault="000F11D7" w:rsidP="000F11D7">
            <w:pPr>
              <w:jc w:val="left"/>
            </w:pPr>
            <w:r>
              <w:t>Marktrendite abschöpfen</w:t>
            </w:r>
          </w:p>
        </w:tc>
      </w:tr>
      <w:tr w:rsidR="000F11D7" w14:paraId="61D8DFB0" w14:textId="35E5CCB9" w:rsidTr="000F11D7">
        <w:tc>
          <w:tcPr>
            <w:tcW w:w="2179" w:type="dxa"/>
          </w:tcPr>
          <w:p w14:paraId="23A0B7C8" w14:textId="0A70017C" w:rsidR="000F11D7" w:rsidRPr="000F11D7" w:rsidRDefault="000F11D7" w:rsidP="000F11D7">
            <w:pPr>
              <w:jc w:val="left"/>
              <w:rPr>
                <w:b/>
                <w:bCs/>
              </w:rPr>
            </w:pPr>
            <w:r>
              <w:rPr>
                <w:b/>
                <w:bCs/>
              </w:rPr>
              <w:t>Warnregime</w:t>
            </w:r>
          </w:p>
        </w:tc>
        <w:tc>
          <w:tcPr>
            <w:tcW w:w="1978" w:type="dxa"/>
          </w:tcPr>
          <w:p w14:paraId="67B73EE2" w14:textId="30E4A851" w:rsidR="000F11D7" w:rsidRDefault="000F11D7" w:rsidP="000F11D7">
            <w:pPr>
              <w:jc w:val="left"/>
            </w:pPr>
            <m:oMath>
              <m:r>
                <m:rPr>
                  <m:sty m:val="p"/>
                </m:rPr>
                <w:rPr>
                  <w:rFonts w:ascii="Cambria Math" w:hAnsi="Cambria Math"/>
                </w:rPr>
                <m:t>BSADF</m:t>
              </m:r>
            </m:oMath>
            <w:r>
              <w:t xml:space="preserve"> &gt; 94%-Quantil</w:t>
            </w:r>
          </w:p>
        </w:tc>
        <w:tc>
          <w:tcPr>
            <w:tcW w:w="1850" w:type="dxa"/>
          </w:tcPr>
          <w:p w14:paraId="7BF44C06" w14:textId="5ADD1281" w:rsidR="000F11D7" w:rsidRDefault="000F11D7" w:rsidP="000F11D7">
            <w:pPr>
              <w:jc w:val="left"/>
            </w:pPr>
            <w:r>
              <w:t>50%</w:t>
            </w:r>
          </w:p>
        </w:tc>
        <w:tc>
          <w:tcPr>
            <w:tcW w:w="1816" w:type="dxa"/>
          </w:tcPr>
          <w:p w14:paraId="66157FE8" w14:textId="40724150" w:rsidR="000F11D7" w:rsidRDefault="000F11D7" w:rsidP="000F11D7">
            <w:pPr>
              <w:jc w:val="left"/>
            </w:pPr>
            <w:r>
              <w:t>50%</w:t>
            </w:r>
          </w:p>
        </w:tc>
        <w:tc>
          <w:tcPr>
            <w:tcW w:w="1381" w:type="dxa"/>
          </w:tcPr>
          <w:p w14:paraId="4BEB9FD6" w14:textId="0D2C772E" w:rsidR="000F11D7" w:rsidRPr="000F11D7" w:rsidRDefault="000F11D7" w:rsidP="000F11D7">
            <w:pPr>
              <w:jc w:val="left"/>
            </w:pPr>
            <w:r>
              <w:t>Gewinnsicherung</w:t>
            </w:r>
          </w:p>
        </w:tc>
      </w:tr>
      <w:tr w:rsidR="000F11D7" w14:paraId="25E6249C" w14:textId="295FAB49" w:rsidTr="000F11D7">
        <w:tc>
          <w:tcPr>
            <w:tcW w:w="2179" w:type="dxa"/>
          </w:tcPr>
          <w:p w14:paraId="580A5F2B" w14:textId="611FE9AD" w:rsidR="000F11D7" w:rsidRPr="000F11D7" w:rsidRDefault="000F11D7" w:rsidP="000F11D7">
            <w:pPr>
              <w:jc w:val="left"/>
              <w:rPr>
                <w:b/>
                <w:bCs/>
              </w:rPr>
            </w:pPr>
            <w:r>
              <w:rPr>
                <w:b/>
                <w:bCs/>
              </w:rPr>
              <w:t>Panikregime</w:t>
            </w:r>
          </w:p>
        </w:tc>
        <w:tc>
          <w:tcPr>
            <w:tcW w:w="1978" w:type="dxa"/>
          </w:tcPr>
          <w:p w14:paraId="20F1D49B" w14:textId="3E707CE5" w:rsidR="000F11D7" w:rsidRDefault="000F11D7" w:rsidP="000F11D7">
            <w:pPr>
              <w:jc w:val="left"/>
            </w:pPr>
            <m:oMath>
              <m:r>
                <m:rPr>
                  <m:sty m:val="p"/>
                </m:rPr>
                <w:rPr>
                  <w:rFonts w:ascii="Cambria Math" w:hAnsi="Cambria Math"/>
                </w:rPr>
                <m:t>BSADF</m:t>
              </m:r>
            </m:oMath>
            <w:r>
              <w:t xml:space="preserve"> &gt; 99%-Quantil</w:t>
            </w:r>
          </w:p>
        </w:tc>
        <w:tc>
          <w:tcPr>
            <w:tcW w:w="1850" w:type="dxa"/>
          </w:tcPr>
          <w:p w14:paraId="78760BEE" w14:textId="000ECBD0" w:rsidR="000F11D7" w:rsidRDefault="000F11D7" w:rsidP="000F11D7">
            <w:pPr>
              <w:jc w:val="left"/>
            </w:pPr>
            <w:r>
              <w:t>0%</w:t>
            </w:r>
          </w:p>
        </w:tc>
        <w:tc>
          <w:tcPr>
            <w:tcW w:w="1816" w:type="dxa"/>
          </w:tcPr>
          <w:p w14:paraId="63B4B08E" w14:textId="70830557" w:rsidR="000F11D7" w:rsidRDefault="000F11D7" w:rsidP="000F11D7">
            <w:pPr>
              <w:jc w:val="left"/>
            </w:pPr>
            <w:r>
              <w:t>100%</w:t>
            </w:r>
          </w:p>
        </w:tc>
        <w:tc>
          <w:tcPr>
            <w:tcW w:w="1381" w:type="dxa"/>
          </w:tcPr>
          <w:p w14:paraId="563AE17D" w14:textId="135C7518" w:rsidR="000F11D7" w:rsidRPr="000F11D7" w:rsidRDefault="000F11D7" w:rsidP="000F11D7">
            <w:pPr>
              <w:jc w:val="left"/>
            </w:pPr>
            <w:r>
              <w:t>Kapitalschutz</w:t>
            </w:r>
          </w:p>
        </w:tc>
      </w:tr>
      <w:tr w:rsidR="000F11D7" w14:paraId="537F0AF6" w14:textId="2BE96DAD" w:rsidTr="000F11D7">
        <w:tc>
          <w:tcPr>
            <w:tcW w:w="2179" w:type="dxa"/>
          </w:tcPr>
          <w:p w14:paraId="0917332A" w14:textId="64B66512" w:rsidR="000F11D7" w:rsidRPr="000F11D7" w:rsidRDefault="000F11D7" w:rsidP="000F11D7">
            <w:pPr>
              <w:jc w:val="left"/>
              <w:rPr>
                <w:b/>
                <w:bCs/>
              </w:rPr>
            </w:pPr>
            <w:r>
              <w:rPr>
                <w:b/>
                <w:bCs/>
              </w:rPr>
              <w:t>Erholungsregime</w:t>
            </w:r>
          </w:p>
        </w:tc>
        <w:tc>
          <w:tcPr>
            <w:tcW w:w="1978" w:type="dxa"/>
          </w:tcPr>
          <w:p w14:paraId="5A129877" w14:textId="2E6B8FF2" w:rsidR="000F11D7" w:rsidRDefault="000F11D7" w:rsidP="000F11D7">
            <w:pPr>
              <w:jc w:val="left"/>
            </w:pPr>
            <m:oMath>
              <m:r>
                <m:rPr>
                  <m:sty m:val="p"/>
                </m:rPr>
                <w:rPr>
                  <w:rFonts w:ascii="Cambria Math" w:hAnsi="Cambria Math"/>
                </w:rPr>
                <m:t>BSADF</m:t>
              </m:r>
            </m:oMath>
            <w:r>
              <w:t xml:space="preserve"> &lt; 0 ODER Kurs &gt; </w:t>
            </w:r>
            <w:r>
              <w:rPr>
                <w:rFonts w:ascii="Consolas" w:hAnsi="Consolas" w:cs="Consolas"/>
              </w:rPr>
              <w:t>SMA20</w:t>
            </w:r>
          </w:p>
        </w:tc>
        <w:tc>
          <w:tcPr>
            <w:tcW w:w="1850" w:type="dxa"/>
          </w:tcPr>
          <w:p w14:paraId="166FEEA4" w14:textId="3F79EC1F" w:rsidR="000F11D7" w:rsidRDefault="000F11D7" w:rsidP="000F11D7">
            <w:pPr>
              <w:jc w:val="left"/>
            </w:pPr>
            <w:r>
              <w:t>100%</w:t>
            </w:r>
          </w:p>
        </w:tc>
        <w:tc>
          <w:tcPr>
            <w:tcW w:w="1816" w:type="dxa"/>
          </w:tcPr>
          <w:p w14:paraId="5F22C226" w14:textId="2F052456" w:rsidR="000F11D7" w:rsidRDefault="000F11D7" w:rsidP="000F11D7">
            <w:pPr>
              <w:keepNext/>
              <w:jc w:val="left"/>
            </w:pPr>
            <w:r>
              <w:t>0%</w:t>
            </w:r>
          </w:p>
        </w:tc>
        <w:tc>
          <w:tcPr>
            <w:tcW w:w="1381" w:type="dxa"/>
          </w:tcPr>
          <w:p w14:paraId="35214397" w14:textId="5B55EEFD" w:rsidR="000F11D7" w:rsidRPr="000F11D7" w:rsidRDefault="000F11D7" w:rsidP="000F11D7">
            <w:pPr>
              <w:keepNext/>
              <w:jc w:val="left"/>
              <w:rPr>
                <w:lang w:val="en-US"/>
              </w:rPr>
            </w:pPr>
            <w:proofErr w:type="spellStart"/>
            <w:r>
              <w:rPr>
                <w:lang w:val="en-US"/>
              </w:rPr>
              <w:t>Opportunitätskosten</w:t>
            </w:r>
            <w:proofErr w:type="spellEnd"/>
            <w:r>
              <w:rPr>
                <w:lang w:val="en-US"/>
              </w:rPr>
              <w:t xml:space="preserve"> </w:t>
            </w:r>
            <w:proofErr w:type="spellStart"/>
            <w:r>
              <w:rPr>
                <w:lang w:val="en-US"/>
              </w:rPr>
              <w:t>minimieren</w:t>
            </w:r>
            <w:proofErr w:type="spellEnd"/>
          </w:p>
        </w:tc>
      </w:tr>
    </w:tbl>
    <w:p w14:paraId="452B18A7" w14:textId="4817FDBF" w:rsidR="000F11D7" w:rsidRDefault="000F11D7" w:rsidP="000F11D7">
      <w:pPr>
        <w:pStyle w:val="Caption"/>
      </w:pPr>
      <w:bookmarkStart w:id="91" w:name="_Toc229835408"/>
      <w:r>
        <w:t xml:space="preserve">Tabelle </w:t>
      </w:r>
      <w:r>
        <w:fldChar w:fldCharType="begin"/>
      </w:r>
      <w:r>
        <w:instrText xml:space="preserve"> SEQ Tabelle \* ARABIC </w:instrText>
      </w:r>
      <w:r>
        <w:fldChar w:fldCharType="separate"/>
      </w:r>
      <w:r w:rsidR="009D0E9B">
        <w:rPr>
          <w:noProof/>
        </w:rPr>
        <w:t>2</w:t>
      </w:r>
      <w:r>
        <w:fldChar w:fldCharType="end"/>
      </w:r>
      <w:r>
        <w:t>: Entscheidungsmatrix der mehrstufigen Allokationslogik</w:t>
      </w:r>
      <w:bookmarkEnd w:id="91"/>
    </w:p>
    <w:p w14:paraId="76ED603B" w14:textId="000A8C84" w:rsidR="001F2A05" w:rsidRDefault="00DD3C60" w:rsidP="00DD3C60">
      <w:pPr>
        <w:pStyle w:val="Heading2"/>
        <w:rPr>
          <w:lang w:eastAsia="en-US"/>
        </w:rPr>
      </w:pPr>
      <w:bookmarkStart w:id="92" w:name="_Toc229835362"/>
      <w:r>
        <w:rPr>
          <w:lang w:eastAsia="en-US"/>
        </w:rPr>
        <w:t>Performance-Messung und Risikokennzahlen</w:t>
      </w:r>
      <w:bookmarkEnd w:id="92"/>
    </w:p>
    <w:p w14:paraId="64871C52" w14:textId="7712778E" w:rsidR="00DD3C60" w:rsidRDefault="006F1D65" w:rsidP="00DD3C60">
      <w:pPr>
        <w:rPr>
          <w:lang w:eastAsia="en-US"/>
        </w:rPr>
      </w:pPr>
      <w:r>
        <w:rPr>
          <w:lang w:eastAsia="en-US"/>
        </w:rPr>
        <w:t>Um die Resultate des Backtestings objektiv evaluieren zu können, bedarf es einer systematischen Performance-Messung. Ein zentrales Ziel dieser Arbeit ist es zu prüfen, ob das aktive Management durch die «</w:t>
      </w:r>
      <w:proofErr w:type="spellStart"/>
      <w:r>
        <w:rPr>
          <w:lang w:eastAsia="en-US"/>
        </w:rPr>
        <w:t>Riding</w:t>
      </w:r>
      <w:proofErr w:type="spellEnd"/>
      <w:r>
        <w:rPr>
          <w:lang w:eastAsia="en-US"/>
        </w:rPr>
        <w:t xml:space="preserve"> </w:t>
      </w:r>
      <w:proofErr w:type="spellStart"/>
      <w:r>
        <w:rPr>
          <w:lang w:eastAsia="en-US"/>
        </w:rPr>
        <w:t>the</w:t>
      </w:r>
      <w:proofErr w:type="spellEnd"/>
      <w:r>
        <w:rPr>
          <w:lang w:eastAsia="en-US"/>
        </w:rPr>
        <w:t xml:space="preserve"> Bubble»-Strategie einen messbaren Mehrwert gegenüber passiven Ansätzen bietet. Die Bewertung erfolgt stets auf Basis der Nettorenditen (nach Abzug der in Kapitel 3.4 definierten Transaktionskosten) und stützt sich auf etablierte finanzmathematische Metriken, wie sie auch in verwandten Studien zur Blasenerkennung (beispielsweise von Brooks und </w:t>
      </w:r>
      <w:proofErr w:type="spellStart"/>
      <w:r>
        <w:rPr>
          <w:lang w:eastAsia="en-US"/>
        </w:rPr>
        <w:t>Katsaris</w:t>
      </w:r>
      <w:proofErr w:type="spellEnd"/>
      <w:r>
        <w:rPr>
          <w:lang w:eastAsia="en-US"/>
        </w:rPr>
        <w:t>, 2005) herangezogen werden.</w:t>
      </w:r>
    </w:p>
    <w:p w14:paraId="4A3F2AC3" w14:textId="2321AAD9" w:rsidR="006F1D65" w:rsidRDefault="006F1D65" w:rsidP="006F1D65">
      <w:pPr>
        <w:pStyle w:val="Heading3"/>
        <w:rPr>
          <w:lang w:eastAsia="en-US"/>
        </w:rPr>
      </w:pPr>
      <w:bookmarkStart w:id="93" w:name="_Toc229835363"/>
      <w:r>
        <w:rPr>
          <w:lang w:eastAsia="en-US"/>
        </w:rPr>
        <w:t>Renditekennzahlen und Benchmark-Vergleich</w:t>
      </w:r>
      <w:bookmarkEnd w:id="93"/>
    </w:p>
    <w:p w14:paraId="622A4FF0" w14:textId="7C4324B1" w:rsidR="006F1D65" w:rsidRDefault="006F1D65" w:rsidP="006F1D65">
      <w:pPr>
        <w:rPr>
          <w:lang w:eastAsia="en-US"/>
        </w:rPr>
      </w:pPr>
      <w:r>
        <w:rPr>
          <w:lang w:eastAsia="en-US"/>
        </w:rPr>
        <w:t xml:space="preserve">Als primäre Benchmark für die Evaluierung dient eine statische Buy-and-Hold-Strategie auf denselben Basiswert. Um den langfristigen Vermögensaufbau zu quantifizieren, wird die kumulierte Gesamtrendite («End </w:t>
      </w:r>
      <w:proofErr w:type="spellStart"/>
      <w:r>
        <w:rPr>
          <w:lang w:eastAsia="en-US"/>
        </w:rPr>
        <w:t>of</w:t>
      </w:r>
      <w:proofErr w:type="spellEnd"/>
      <w:r>
        <w:rPr>
          <w:lang w:eastAsia="en-US"/>
        </w:rPr>
        <w:t xml:space="preserve"> </w:t>
      </w:r>
      <w:proofErr w:type="spellStart"/>
      <w:r>
        <w:rPr>
          <w:lang w:eastAsia="en-US"/>
        </w:rPr>
        <w:t>Period</w:t>
      </w:r>
      <w:proofErr w:type="spellEnd"/>
      <w:r>
        <w:rPr>
          <w:lang w:eastAsia="en-US"/>
        </w:rPr>
        <w:t xml:space="preserve"> Wealth») beider Ansätze über den gesamten Beobachtungszeitraum berechnet. Ein Nachweis der ökonomischen Nützlichkeit («Financial </w:t>
      </w:r>
      <w:proofErr w:type="spellStart"/>
      <w:r>
        <w:rPr>
          <w:lang w:eastAsia="en-US"/>
        </w:rPr>
        <w:t>Usefulness</w:t>
      </w:r>
      <w:proofErr w:type="spellEnd"/>
      <w:r>
        <w:rPr>
          <w:lang w:eastAsia="en-US"/>
        </w:rPr>
        <w:t xml:space="preserve">») ist folglich dann erbracht, wenn die aktive Strategie entweder eine höhere Nettorendite erwirtschaftet oder bei einer vergleichbaren Rendite ein signifikant besseres Risikoprofil (z. B. durch einen massiv reduzierten </w:t>
      </w:r>
      <w:proofErr w:type="spellStart"/>
      <w:r>
        <w:rPr>
          <w:lang w:eastAsia="en-US"/>
        </w:rPr>
        <w:t>Drawdown</w:t>
      </w:r>
      <w:proofErr w:type="spellEnd"/>
      <w:r>
        <w:rPr>
          <w:lang w:eastAsia="en-US"/>
        </w:rPr>
        <w:t>) aufweist.</w:t>
      </w:r>
    </w:p>
    <w:p w14:paraId="783B19B1" w14:textId="5499FA3C" w:rsidR="006F1D65" w:rsidRDefault="006F1D65" w:rsidP="006F1D65">
      <w:pPr>
        <w:pStyle w:val="Heading3"/>
        <w:rPr>
          <w:lang w:eastAsia="en-US"/>
        </w:rPr>
      </w:pPr>
      <w:bookmarkStart w:id="94" w:name="_Toc229835364"/>
      <w:r>
        <w:rPr>
          <w:lang w:eastAsia="en-US"/>
        </w:rPr>
        <w:t xml:space="preserve">Maximum </w:t>
      </w:r>
      <w:proofErr w:type="spellStart"/>
      <w:r>
        <w:rPr>
          <w:lang w:eastAsia="en-US"/>
        </w:rPr>
        <w:t>Drawdown</w:t>
      </w:r>
      <w:proofErr w:type="spellEnd"/>
      <w:r>
        <w:rPr>
          <w:lang w:eastAsia="en-US"/>
        </w:rPr>
        <w:t xml:space="preserve"> (</w:t>
      </w:r>
      <m:oMath>
        <m:r>
          <m:rPr>
            <m:sty m:val="b"/>
          </m:rPr>
          <w:rPr>
            <w:rFonts w:ascii="Cambria Math" w:hAnsi="Cambria Math"/>
          </w:rPr>
          <m:t>MaxDD</m:t>
        </m:r>
      </m:oMath>
      <w:r>
        <w:rPr>
          <w:lang w:eastAsia="en-US"/>
        </w:rPr>
        <w:t>) als primäres Risikomass</w:t>
      </w:r>
      <w:bookmarkEnd w:id="94"/>
    </w:p>
    <w:p w14:paraId="422584CE" w14:textId="719A2952" w:rsidR="006F1D65" w:rsidRDefault="00962B9D" w:rsidP="006F1D65">
      <w:pPr>
        <w:rPr>
          <w:lang w:eastAsia="en-US"/>
        </w:rPr>
      </w:pPr>
      <w:r>
        <w:rPr>
          <w:lang w:eastAsia="en-US"/>
        </w:rPr>
        <w:t xml:space="preserve">Da Blasen definitionsgemäss in abrupten und starken Kursrückgängen enden, greifen klassische Risikokennzahlen wie die symmetrische Volatilität oftmals zu kurz. Das Hauptziel der </w:t>
      </w:r>
      <w:r>
        <w:rPr>
          <w:lang w:eastAsia="en-US"/>
        </w:rPr>
        <w:lastRenderedPageBreak/>
        <w:t>in Kapitel 3.4 programmierten Exit-Logik (</w:t>
      </w:r>
      <w:proofErr w:type="spellStart"/>
      <w:r>
        <w:rPr>
          <w:lang w:eastAsia="en-US"/>
        </w:rPr>
        <w:t>Downside-Protection</w:t>
      </w:r>
      <w:proofErr w:type="spellEnd"/>
      <w:r>
        <w:rPr>
          <w:lang w:eastAsia="en-US"/>
        </w:rPr>
        <w:t xml:space="preserve">) liegt primär in der Vermeidung von extremen Kapitalverlusten. Daher wird als wichtigste Risikokennzahl der Maximum </w:t>
      </w:r>
      <w:proofErr w:type="spellStart"/>
      <w:r>
        <w:rPr>
          <w:lang w:eastAsia="en-US"/>
        </w:rPr>
        <w:t>Drawdown</w:t>
      </w:r>
      <w:proofErr w:type="spellEnd"/>
      <w:r>
        <w:rPr>
          <w:lang w:eastAsia="en-US"/>
        </w:rPr>
        <w:t xml:space="preserve"> (</w:t>
      </w:r>
      <m:oMath>
        <m:r>
          <m:rPr>
            <m:sty m:val="p"/>
          </m:rPr>
          <w:rPr>
            <w:rFonts w:ascii="Cambria Math" w:hAnsi="Cambria Math"/>
          </w:rPr>
          <m:t>MaxDD</m:t>
        </m:r>
      </m:oMath>
      <w:r>
        <w:rPr>
          <w:lang w:eastAsia="en-US"/>
        </w:rPr>
        <w:t xml:space="preserve">) herangezogen. Dieser misst den grössten historischen Wertverlust eines Portfolios von einem relativen Höchststand (Peak) bis zum darauffolgenden Tiefststand (Trough). Ein erfolgreiches De-Risking in die Liquiditätsposition muss sich empirisch durch eine signifikante Reduktion des </w:t>
      </w:r>
      <m:oMath>
        <m:r>
          <m:rPr>
            <m:sty m:val="p"/>
          </m:rPr>
          <w:rPr>
            <w:rFonts w:ascii="Cambria Math" w:hAnsi="Cambria Math"/>
          </w:rPr>
          <m:t>MaxDD</m:t>
        </m:r>
      </m:oMath>
      <w:r>
        <w:rPr>
          <w:lang w:eastAsia="en-US"/>
        </w:rPr>
        <w:t xml:space="preserve"> gegenüber der Benchmark beweisen lassen.</w:t>
      </w:r>
    </w:p>
    <w:p w14:paraId="2094DBF6" w14:textId="18B6424D" w:rsidR="00962B9D" w:rsidRDefault="00962B9D" w:rsidP="00962B9D">
      <w:pPr>
        <w:pStyle w:val="Heading3"/>
        <w:rPr>
          <w:lang w:eastAsia="en-US"/>
        </w:rPr>
      </w:pPr>
      <w:bookmarkStart w:id="95" w:name="_Toc229835365"/>
      <w:r>
        <w:rPr>
          <w:lang w:eastAsia="en-US"/>
        </w:rPr>
        <w:t xml:space="preserve">Risikoadjustierte Performance (Sharpe und </w:t>
      </w:r>
      <w:proofErr w:type="spellStart"/>
      <w:r>
        <w:rPr>
          <w:lang w:eastAsia="en-US"/>
        </w:rPr>
        <w:t>Calmar</w:t>
      </w:r>
      <w:proofErr w:type="spellEnd"/>
      <w:r>
        <w:rPr>
          <w:lang w:eastAsia="en-US"/>
        </w:rPr>
        <w:t xml:space="preserve"> Ratio)</w:t>
      </w:r>
      <w:bookmarkEnd w:id="95"/>
    </w:p>
    <w:p w14:paraId="37A0F760" w14:textId="77777777" w:rsidR="00962B9D" w:rsidRDefault="00962B9D" w:rsidP="00962B9D">
      <w:pPr>
        <w:rPr>
          <w:lang w:eastAsia="en-US"/>
        </w:rPr>
      </w:pPr>
      <w:r>
        <w:rPr>
          <w:lang w:eastAsia="en-US"/>
        </w:rPr>
        <w:t>Um die erzielte Rendite in ein Verhältnis zum eingegangenen Risiko zu setzen, wird zunächst die Sharpe Ratio berechnet. Diese Kennzahl gibt an, wie viel Überrendite die Strategie pro Einheit an übernommener Volatilität erwirtschaftet. Da das Portfolio in den Panikphasen der Simulation vollständig in risikolose Liquidität umgeschichtet wird (wodurch die Portfoliovolatilität in diesen Phasen auf null sinkt), bietet die Sharpe Ratio ein erstes Mass, um die Effizienz der eingesetzten Risikoallokation und das Markttiming objektiv zu überprüfen.</w:t>
      </w:r>
    </w:p>
    <w:p w14:paraId="6BDF2886" w14:textId="65BD86D4" w:rsidR="00282955" w:rsidRDefault="00962B9D" w:rsidP="00962B9D">
      <w:pPr>
        <w:rPr>
          <w:lang w:eastAsia="en-US"/>
        </w:rPr>
      </w:pPr>
      <w:r>
        <w:rPr>
          <w:lang w:eastAsia="en-US"/>
        </w:rPr>
        <w:t xml:space="preserve">Ergänzend zur Sharpe Ratio wird die </w:t>
      </w:r>
      <w:proofErr w:type="spellStart"/>
      <w:r>
        <w:rPr>
          <w:lang w:eastAsia="en-US"/>
        </w:rPr>
        <w:t>Calmar</w:t>
      </w:r>
      <w:proofErr w:type="spellEnd"/>
      <w:r>
        <w:rPr>
          <w:lang w:eastAsia="en-US"/>
        </w:rPr>
        <w:t xml:space="preserve"> Ratio als massgebliche risikoadjustierte Kennzahl herangezogen. Während die Sharpe Ratio die allgemeine Volatilität bestraft (welche bei explosiven Blasen durchaus positiv zur Rendite beitragen kann), setzt die </w:t>
      </w:r>
      <w:proofErr w:type="spellStart"/>
      <w:r>
        <w:rPr>
          <w:lang w:eastAsia="en-US"/>
        </w:rPr>
        <w:t>Calmar</w:t>
      </w:r>
      <w:proofErr w:type="spellEnd"/>
      <w:r>
        <w:rPr>
          <w:lang w:eastAsia="en-US"/>
        </w:rPr>
        <w:t xml:space="preserve"> Ratio die annualisierte Rendite exakt ins Verhältnis zum Maximum </w:t>
      </w:r>
      <w:proofErr w:type="spellStart"/>
      <w:r>
        <w:rPr>
          <w:lang w:eastAsia="en-US"/>
        </w:rPr>
        <w:t>Drawdown</w:t>
      </w:r>
      <w:proofErr w:type="spellEnd"/>
      <w:r>
        <w:rPr>
          <w:lang w:eastAsia="en-US"/>
        </w:rPr>
        <w:t>. Da die entwickelte «</w:t>
      </w:r>
      <w:proofErr w:type="spellStart"/>
      <w:r>
        <w:rPr>
          <w:lang w:eastAsia="en-US"/>
        </w:rPr>
        <w:t>Riding</w:t>
      </w:r>
      <w:proofErr w:type="spellEnd"/>
      <w:r>
        <w:rPr>
          <w:lang w:eastAsia="en-US"/>
        </w:rPr>
        <w:t xml:space="preserve"> </w:t>
      </w:r>
      <w:proofErr w:type="spellStart"/>
      <w:r>
        <w:rPr>
          <w:lang w:eastAsia="en-US"/>
        </w:rPr>
        <w:t>the</w:t>
      </w:r>
      <w:proofErr w:type="spellEnd"/>
      <w:r>
        <w:rPr>
          <w:lang w:eastAsia="en-US"/>
        </w:rPr>
        <w:t xml:space="preserve"> Bubble»-Strategie primär das Extremrisiko (Tail-Risk) minimieren soll, dient die </w:t>
      </w:r>
      <w:proofErr w:type="spellStart"/>
      <w:r>
        <w:rPr>
          <w:lang w:eastAsia="en-US"/>
        </w:rPr>
        <w:t>Calmar</w:t>
      </w:r>
      <w:proofErr w:type="spellEnd"/>
      <w:r>
        <w:rPr>
          <w:lang w:eastAsia="en-US"/>
        </w:rPr>
        <w:t xml:space="preserve"> Ratio als direkter Indikator des Rendite-</w:t>
      </w:r>
      <w:proofErr w:type="spellStart"/>
      <w:r>
        <w:rPr>
          <w:lang w:eastAsia="en-US"/>
        </w:rPr>
        <w:t>Drawdown</w:t>
      </w:r>
      <w:proofErr w:type="spellEnd"/>
      <w:r>
        <w:rPr>
          <w:lang w:eastAsia="en-US"/>
        </w:rPr>
        <w:t>-Trade-offs der Strategie.</w:t>
      </w:r>
      <w:r>
        <w:rPr>
          <w:lang w:eastAsia="en-US"/>
        </w:rPr>
        <w:br w:type="page"/>
      </w:r>
    </w:p>
    <w:p w14:paraId="32EA5672" w14:textId="77777777" w:rsidR="00962B9D" w:rsidRPr="00962B9D" w:rsidRDefault="00962B9D" w:rsidP="00962B9D">
      <w:pPr>
        <w:rPr>
          <w:lang w:eastAsia="en-US"/>
        </w:rPr>
      </w:pPr>
    </w:p>
    <w:p w14:paraId="70A0A06F" w14:textId="11C239C3" w:rsidR="001F2A05" w:rsidRDefault="002076F9" w:rsidP="002303AC">
      <w:pPr>
        <w:pStyle w:val="Heading1"/>
        <w:rPr>
          <w:lang w:eastAsia="en-US"/>
        </w:rPr>
      </w:pPr>
      <w:bookmarkStart w:id="96" w:name="_Toc229835366"/>
      <w:r>
        <w:rPr>
          <w:lang w:eastAsia="en-US"/>
        </w:rPr>
        <w:t>Empirische Analyse und Resultate</w:t>
      </w:r>
      <w:bookmarkEnd w:id="96"/>
    </w:p>
    <w:p w14:paraId="1E1AD7CB" w14:textId="3E3346FC" w:rsidR="00816286" w:rsidRDefault="002076F9" w:rsidP="002076F9">
      <w:pPr>
        <w:rPr>
          <w:lang w:eastAsia="en-US"/>
        </w:rPr>
      </w:pPr>
      <w:r>
        <w:rPr>
          <w:lang w:eastAsia="en-US"/>
        </w:rPr>
        <w:t xml:space="preserve">In diesem Kapitel werden die Ergebnisse des in Kapitel 3 definierten Backtesting-Frameworks präsentiert und kritisch ausgewertet. Das primäre Ziel ist es, die ökonomische Nützlichkeit («Financial </w:t>
      </w:r>
      <w:proofErr w:type="spellStart"/>
      <w:r>
        <w:rPr>
          <w:lang w:eastAsia="en-US"/>
        </w:rPr>
        <w:t>Usefulness</w:t>
      </w:r>
      <w:proofErr w:type="spellEnd"/>
      <w:r>
        <w:rPr>
          <w:lang w:eastAsia="en-US"/>
        </w:rPr>
        <w:t>») der «</w:t>
      </w:r>
      <w:proofErr w:type="spellStart"/>
      <w:r>
        <w:rPr>
          <w:lang w:eastAsia="en-US"/>
        </w:rPr>
        <w:t>Riding</w:t>
      </w:r>
      <w:proofErr w:type="spellEnd"/>
      <w:r>
        <w:rPr>
          <w:lang w:eastAsia="en-US"/>
        </w:rPr>
        <w:t xml:space="preserve"> </w:t>
      </w:r>
      <w:proofErr w:type="spellStart"/>
      <w:r>
        <w:rPr>
          <w:lang w:eastAsia="en-US"/>
        </w:rPr>
        <w:t>the</w:t>
      </w:r>
      <w:proofErr w:type="spellEnd"/>
      <w:r>
        <w:rPr>
          <w:lang w:eastAsia="en-US"/>
        </w:rPr>
        <w:t xml:space="preserve"> Bubble»-Strategie zu überprüfen. Um die in der quantitativen Finanzforschung präsente Gefahr des </w:t>
      </w:r>
      <w:proofErr w:type="spellStart"/>
      <w:r>
        <w:rPr>
          <w:lang w:eastAsia="en-US"/>
        </w:rPr>
        <w:t>Overfittings</w:t>
      </w:r>
      <w:proofErr w:type="spellEnd"/>
      <w:r>
        <w:rPr>
          <w:lang w:eastAsia="en-US"/>
        </w:rPr>
        <w:t xml:space="preserve"> zu minimieren, erfolgt die Analyse in zwei Stufen: Zunächst wird die algorithmische Funktionalität anhand synthetischer Daten validiert (Proof </w:t>
      </w:r>
      <w:proofErr w:type="spellStart"/>
      <w:r>
        <w:rPr>
          <w:lang w:eastAsia="en-US"/>
        </w:rPr>
        <w:t>of</w:t>
      </w:r>
      <w:proofErr w:type="spellEnd"/>
      <w:r>
        <w:rPr>
          <w:lang w:eastAsia="en-US"/>
        </w:rPr>
        <w:t xml:space="preserve"> Concept). Anschliessend wird das unveränderte Regelwerk auf die historischen Preiszeitreihen der ausgewählten Schweizer Bluechips (SMI/SLI) angewendet, um die risikoadjustierte Performance unter realen Marktbedingungen und unter Berücksichtigung von Transaktionskosten zu messen.</w:t>
      </w:r>
    </w:p>
    <w:p w14:paraId="3EFB79DB" w14:textId="788712CE" w:rsidR="002076F9" w:rsidRDefault="002076F9" w:rsidP="002076F9">
      <w:pPr>
        <w:pStyle w:val="Heading2"/>
        <w:rPr>
          <w:lang w:eastAsia="en-US"/>
        </w:rPr>
      </w:pPr>
      <w:bookmarkStart w:id="97" w:name="_Toc229835367"/>
      <w:r>
        <w:rPr>
          <w:lang w:eastAsia="en-US"/>
        </w:rPr>
        <w:lastRenderedPageBreak/>
        <w:t xml:space="preserve">Proof </w:t>
      </w:r>
      <w:proofErr w:type="spellStart"/>
      <w:r>
        <w:rPr>
          <w:lang w:eastAsia="en-US"/>
        </w:rPr>
        <w:t>of</w:t>
      </w:r>
      <w:proofErr w:type="spellEnd"/>
      <w:r>
        <w:rPr>
          <w:lang w:eastAsia="en-US"/>
        </w:rPr>
        <w:t xml:space="preserve"> Concept: Validierung im synthetischen Markt</w:t>
      </w:r>
      <w:bookmarkEnd w:id="97"/>
    </w:p>
    <w:p w14:paraId="091AC936" w14:textId="1BE15BB5" w:rsidR="009B5C04" w:rsidRDefault="00AE7A1A" w:rsidP="009B5C04">
      <w:pPr>
        <w:keepNext/>
      </w:pPr>
      <w:r>
        <w:rPr>
          <w:noProof/>
        </w:rPr>
        <w:drawing>
          <wp:inline distT="0" distB="0" distL="0" distR="0" wp14:anchorId="2F87FC4E" wp14:editId="00EE4D65">
            <wp:extent cx="5850890" cy="6214110"/>
            <wp:effectExtent l="0" t="0" r="0" b="0"/>
            <wp:docPr id="1755085494"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85494" name="Picture 10" descr="A screenshot of a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14530AD3" w14:textId="46E63898" w:rsidR="009B5C04" w:rsidRDefault="009B5C04" w:rsidP="009B5C04">
      <w:pPr>
        <w:pStyle w:val="Caption"/>
        <w:rPr>
          <w:lang w:eastAsia="en-US"/>
        </w:rPr>
      </w:pPr>
      <w:bookmarkStart w:id="98" w:name="_Toc229835401"/>
      <w:r>
        <w:t xml:space="preserve">Abbildung </w:t>
      </w:r>
      <w:r>
        <w:fldChar w:fldCharType="begin"/>
      </w:r>
      <w:r>
        <w:instrText xml:space="preserve"> SEQ Abbildung \* ARABIC </w:instrText>
      </w:r>
      <w:r>
        <w:fldChar w:fldCharType="separate"/>
      </w:r>
      <w:r w:rsidR="004D04DD">
        <w:rPr>
          <w:noProof/>
        </w:rPr>
        <w:t>3</w:t>
      </w:r>
      <w:r>
        <w:fldChar w:fldCharType="end"/>
      </w:r>
      <w:r>
        <w:t>: Extremfall Szenario C</w:t>
      </w:r>
      <w:bookmarkEnd w:id="98"/>
    </w:p>
    <w:p w14:paraId="26457250" w14:textId="49409BC9" w:rsidR="00014B56" w:rsidRDefault="00A25306" w:rsidP="004D25F2">
      <w:pPr>
        <w:rPr>
          <w:noProof/>
          <w:lang w:eastAsia="en-US"/>
        </w:rPr>
      </w:pPr>
      <w:r>
        <w:rPr>
          <w:lang w:eastAsia="en-US"/>
        </w:rPr>
        <w:t>Bevor die Strategie auf reale, von stochastischem Rauschen geprägte Marktdaten angewendet wird, muss die isolierte Wirksamkeit des Detektions- und Allokationsalgorithmus in einer kontrollierten Umgebung nachgewiesen werden. Hierzu dient der in Python programmierte synthetische Aktienmarkt nach dem Evans-Modell, bei dem der Zustand der Blase (die absolute «Ground Truth») zu jedem Zeitpunkt exakt bekannt ist.</w:t>
      </w:r>
      <w:r>
        <w:rPr>
          <w:noProof/>
          <w:lang w:eastAsia="en-US"/>
        </w:rPr>
        <w:t xml:space="preserve"> </w:t>
      </w:r>
    </w:p>
    <w:p w14:paraId="5FB9FA76" w14:textId="77777777" w:rsidR="00AE7A1A" w:rsidRDefault="00AE7A1A" w:rsidP="00AE7A1A">
      <w:pPr>
        <w:keepNext/>
      </w:pPr>
      <w:r>
        <w:rPr>
          <w:noProof/>
          <w:lang w:eastAsia="en-US"/>
        </w:rPr>
        <w:lastRenderedPageBreak/>
        <w:drawing>
          <wp:inline distT="0" distB="0" distL="0" distR="0" wp14:anchorId="7D0F445B" wp14:editId="4B546D34">
            <wp:extent cx="5850890" cy="6214110"/>
            <wp:effectExtent l="0" t="0" r="0" b="0"/>
            <wp:docPr id="1205177308"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77308" name="Picture 11" descr="A screenshot of a graph&#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27B402F2" w14:textId="1B1A2045" w:rsidR="00AE7A1A" w:rsidRPr="009B5C04" w:rsidRDefault="00AE7A1A" w:rsidP="00AE7A1A">
      <w:pPr>
        <w:pStyle w:val="Caption"/>
        <w:rPr>
          <w:lang w:eastAsia="en-US"/>
        </w:rPr>
      </w:pPr>
      <w:bookmarkStart w:id="99" w:name="_Toc229835402"/>
      <w:r>
        <w:t xml:space="preserve">Abbildung </w:t>
      </w:r>
      <w:r>
        <w:fldChar w:fldCharType="begin"/>
      </w:r>
      <w:r>
        <w:instrText xml:space="preserve"> SEQ Abbildung \* ARABIC </w:instrText>
      </w:r>
      <w:r>
        <w:fldChar w:fldCharType="separate"/>
      </w:r>
      <w:r w:rsidR="004D04DD">
        <w:rPr>
          <w:noProof/>
        </w:rPr>
        <w:t>4</w:t>
      </w:r>
      <w:r>
        <w:fldChar w:fldCharType="end"/>
      </w:r>
      <w:r>
        <w:t>: Mittlere Blasenbildung Szenario B</w:t>
      </w:r>
      <w:bookmarkEnd w:id="99"/>
    </w:p>
    <w:p w14:paraId="0650EC0A" w14:textId="77FCE26E" w:rsidR="00014B56" w:rsidRDefault="00014B56" w:rsidP="00014B56">
      <w:pPr>
        <w:pStyle w:val="Heading3"/>
      </w:pPr>
      <w:bookmarkStart w:id="100" w:name="_Toc229835368"/>
      <w:r>
        <w:t>Analyse der Blasendetektion (Ground Truth)</w:t>
      </w:r>
      <w:bookmarkEnd w:id="100"/>
    </w:p>
    <w:p w14:paraId="1A870676" w14:textId="033E2F85" w:rsidR="00DE1A44" w:rsidRDefault="0092242E" w:rsidP="00DE1A44">
      <w:r>
        <w:t xml:space="preserve">Zur Illustration der Funktionsweise des Systems eignet sich «Szenario C» (Abbildung 3) als simulierter Extremfall. Das oberste Panel (Anatomie) visualisiert den simulierten Preispfad, der zunächst eine Phase des normalen Random </w:t>
      </w:r>
      <w:proofErr w:type="spellStart"/>
      <w:r>
        <w:t>Walks</w:t>
      </w:r>
      <w:proofErr w:type="spellEnd"/>
      <w:r>
        <w:t xml:space="preserve"> durchläuft, bevor er stochastisch in ein massives, exponentielles Wachstum übergeht und sich vollständig vom fundamentalen Basiswert (blaue gestrichelte Linie) entkoppelt.</w:t>
      </w:r>
    </w:p>
    <w:p w14:paraId="4C8BD30B" w14:textId="13F47807" w:rsidR="00BE4D71" w:rsidRDefault="00DE1A44" w:rsidP="00DE1A44">
      <w:r>
        <w:t xml:space="preserve">Das dritte Panel (Signalgenerierung) veranschaulicht die Präzision des Detektionsalgorithmus. Es stellt den berechneten PSY-Score dem dynamischen Panik-Limit gegenüber. Im illustrativen Pfad C decken sich die durch das Überschreiten der Schwelle ausgelösten Signale (rot </w:t>
      </w:r>
      <w:r>
        <w:lastRenderedPageBreak/>
        <w:t xml:space="preserve">markierte Flächen) ohne erkennbare Latenz mit dem Aufbau der programmierten Evans-Blase im ersten Panel; eine systematische Aussage über die Detektor-Performance erfordert, die in Abschnitt 4.1.1 </w:t>
      </w:r>
      <w:proofErr w:type="gramStart"/>
      <w:r>
        <w:t>berichteten</w:t>
      </w:r>
      <w:proofErr w:type="gramEnd"/>
      <w:r>
        <w:t xml:space="preserve"> aggregierten Kennzahlen. Das System beweist damit, dass es in der Lage ist, die explosive Phase strikt ex-ante und ohne Look-</w:t>
      </w:r>
      <w:proofErr w:type="spellStart"/>
      <w:r>
        <w:t>Ahead</w:t>
      </w:r>
      <w:proofErr w:type="spellEnd"/>
      <w:r>
        <w:t>-Bias signifikant vom Rauschen des Fundamentalwertes zu unterscheiden.</w:t>
      </w:r>
    </w:p>
    <w:p w14:paraId="39689455" w14:textId="77777777" w:rsidR="00304167" w:rsidRDefault="00304167" w:rsidP="00BE4D71">
      <w:pPr>
        <w:pStyle w:val="Heading3"/>
      </w:pPr>
      <w:bookmarkStart w:id="101" w:name="_Toc229835369"/>
      <w:r>
        <w:t xml:space="preserve">Strategie-Performance und </w:t>
      </w:r>
      <w:proofErr w:type="spellStart"/>
      <w:r>
        <w:t>Downside-Protection</w:t>
      </w:r>
      <w:bookmarkEnd w:id="101"/>
      <w:proofErr w:type="spellEnd"/>
    </w:p>
    <w:p w14:paraId="21A2CBF1" w14:textId="231C3A95" w:rsidR="00F729A9" w:rsidRDefault="00F729A9" w:rsidP="00F729A9">
      <w:r>
        <w:t>Das zweite Panel von Abbildung 3 («Performance») visualisiert den massgeblichen ökonomischen Mehrwert des Risikomanagements im Extremfall. Die Benchmark (statische Buy-and-Hold-Strategie, graue Linie) sowie die einfache Momentum-Strategie (orange Linie) bleiben zu lange im Markt investiert. Sie partizipieren zwar am massiven Kursanstieg, erleiden beim programmierten Kollaps (Crash) jedoch einen katastrophalen Kapitalverlust, der die zuvor erzielten Gewinne schlagartig zunichtemacht.</w:t>
      </w:r>
    </w:p>
    <w:p w14:paraId="4DA792DB" w14:textId="540C258A" w:rsidR="00F729A9" w:rsidRDefault="00F729A9" w:rsidP="00F729A9">
      <w:r>
        <w:t>Im starken Kontrast dazu illustriert die dunkelblaue Performance-Kurve der entwickelten «</w:t>
      </w:r>
      <w:proofErr w:type="spellStart"/>
      <w:r>
        <w:t>Riding</w:t>
      </w:r>
      <w:proofErr w:type="spellEnd"/>
      <w:r>
        <w:t xml:space="preserve"> </w:t>
      </w:r>
      <w:proofErr w:type="spellStart"/>
      <w:r>
        <w:t>the</w:t>
      </w:r>
      <w:proofErr w:type="spellEnd"/>
      <w:r>
        <w:t xml:space="preserve"> Bubble»-Strategie (Version 7) die Funktionalität des in Kapitel 3.4 definierten Regelwerks. Das System reitet die Blase in der initialen Wachstumsphase mit. Sobald das Modell jedoch eine kritische Instabilität detektiert, löst das System rechtzeitig vor dem Platzen der Blase den Panik-Exit aus. Dies wird im untersten Panel (Aktienquote) sichtbar, wo die Investitionsquote schlagartig auf 0 % (Liquidität/Cash) abfällt.</w:t>
      </w:r>
    </w:p>
    <w:p w14:paraId="0EF57DC9" w14:textId="65246252" w:rsidR="00633D4C" w:rsidRDefault="00F729A9" w:rsidP="00F729A9">
      <w:r>
        <w:t xml:space="preserve">Dieser Mechanismus bewahrt das Portfolio vor dem Kollaps: Die Performance-Kurve verläuft nach dem Marktaustritt horizontal, was den reinen Kapitalschutz ohne zusätzliche Zinserträge im aktuellen Zinsumfeld widerspiegelt. Dieser Proof </w:t>
      </w:r>
      <w:proofErr w:type="spellStart"/>
      <w:r>
        <w:t>of</w:t>
      </w:r>
      <w:proofErr w:type="spellEnd"/>
      <w:r>
        <w:t xml:space="preserve"> Concept belegt mathematisch, dass die programmierte </w:t>
      </w:r>
      <w:proofErr w:type="spellStart"/>
      <w:r>
        <w:t>Downside-Protection</w:t>
      </w:r>
      <w:proofErr w:type="spellEnd"/>
      <w:r>
        <w:t xml:space="preserve"> funktioniert und die Strategie in der Lage ist, extreme Tail-Risiken (</w:t>
      </w:r>
      <w:proofErr w:type="spellStart"/>
      <w:r>
        <w:t>Crashes</w:t>
      </w:r>
      <w:proofErr w:type="spellEnd"/>
      <w:r>
        <w:t>) systematisch zu eliminieren und das akkumulierte Kapital zu schützen.</w:t>
      </w:r>
    </w:p>
    <w:p w14:paraId="502B1F2A" w14:textId="77777777" w:rsidR="00633D4C" w:rsidRDefault="00633D4C" w:rsidP="00F729A9"/>
    <w:p w14:paraId="1064958E" w14:textId="77777777" w:rsidR="00056825" w:rsidRDefault="00056825" w:rsidP="00987C8E">
      <w:pPr>
        <w:pStyle w:val="Heading2"/>
      </w:pPr>
      <w:bookmarkStart w:id="102" w:name="_Toc229835370"/>
      <w:r>
        <w:t>Performance im Schweizer Aktienmarkt (SMI/SLI)</w:t>
      </w:r>
      <w:bookmarkEnd w:id="102"/>
    </w:p>
    <w:p w14:paraId="7FE17BEC" w14:textId="558AB0EE" w:rsidR="00056825" w:rsidRDefault="001E621D" w:rsidP="00056825">
      <w:r>
        <w:t>Nach der Validierung des Algorithmus im mathematisch kontrollierten Umfeld wird die «</w:t>
      </w:r>
      <w:proofErr w:type="spellStart"/>
      <w:r>
        <w:t>Riding</w:t>
      </w:r>
      <w:proofErr w:type="spellEnd"/>
      <w:r>
        <w:t xml:space="preserve"> </w:t>
      </w:r>
      <w:proofErr w:type="spellStart"/>
      <w:r>
        <w:t>the</w:t>
      </w:r>
      <w:proofErr w:type="spellEnd"/>
      <w:r>
        <w:t xml:space="preserve"> Bubble»-Strategie (Version 7) nun auf die historischen Zeitreihen der fünf ausgewählten Schweizer Bluechips (Logitech, Partners Group, Sika, Lonza und Richemont) angewendet. Ziel ist es, die Eigenschaften des aktiven Regimewechsel-Modells im direkten Vergleich zu passiven Benchmark-Strategien unter Berücksichtigung von Transaktionskosten (0,15 % pro Trade) empirisch zu evaluieren.</w:t>
      </w:r>
    </w:p>
    <w:p w14:paraId="43501469" w14:textId="20CFED80" w:rsidR="00056825" w:rsidRDefault="00056825" w:rsidP="00056825">
      <w:pPr>
        <w:pStyle w:val="Heading3"/>
      </w:pPr>
      <w:bookmarkStart w:id="103" w:name="_Toc229835371"/>
      <w:r>
        <w:lastRenderedPageBreak/>
        <w:t>Übersicht und Analyse der empirischen Resultate</w:t>
      </w:r>
      <w:bookmarkEnd w:id="103"/>
    </w:p>
    <w:p w14:paraId="3A1B583F" w14:textId="5DE623A3" w:rsidR="006818EB" w:rsidRDefault="006818EB" w:rsidP="006818EB">
      <w:r>
        <w:t xml:space="preserve">In diesem Abschnitt werden die Ergebnisse der Backtesting-Simulationen für das ausgewählte Anlageuniversum (Logitech, Lonza, Partners Group, Richemont und Sika) präsentiert. Ziel ist die Evaluation der Strategie V7 («Smart Re-Entry mit konservativer Lag-Konvention, Wild-Bootstrap-Schwellen und </w:t>
      </w:r>
      <w:proofErr w:type="spellStart"/>
      <w:r>
        <w:t>Direktionalfilter</w:t>
      </w:r>
      <w:proofErr w:type="spellEnd"/>
      <w:r>
        <w:t>») im direkten Vergleich zur passiven «Buy-and-Hold»-Benchmark sowie zur klassischen Momentum-Strategie unter Berücksichtigung realer Marktreibungen (Transaktionskosten von 0,15 %).</w:t>
      </w:r>
    </w:p>
    <w:p w14:paraId="708026B7" w14:textId="21A86E13" w:rsidR="006818EB" w:rsidRDefault="006818EB" w:rsidP="006818EB">
      <w:r>
        <w:t xml:space="preserve">Die folgende Tabelle 3 fasst die zentralen Kennzahlen über den Untersuchungszeitraum von 20 Jahren zusammen. Dabei werden neben der kumulierten Nettorendite insbesondere die Risikoparameter (Volatilität und Maximum </w:t>
      </w:r>
      <w:proofErr w:type="spellStart"/>
      <w:r>
        <w:t>Drawdown</w:t>
      </w:r>
      <w:proofErr w:type="spellEnd"/>
      <w:r>
        <w:t>) betrachtet, um eine ganzheitliche Bewertung der Strategiegüte zu ermöglichen. Für die Partners Group wird zusätzlich eine V7-Variante mit fixer 2.5 %-Panik-</w:t>
      </w:r>
      <w:proofErr w:type="spellStart"/>
      <w:r>
        <w:t>Slippage</w:t>
      </w:r>
      <w:proofErr w:type="spellEnd"/>
      <w:r>
        <w:t xml:space="preserve"> als Vergleichsanker ausgewiesen; die Sensitivität gegenüber höheren </w:t>
      </w:r>
      <w:proofErr w:type="spellStart"/>
      <w:r>
        <w:t>Slippages</w:t>
      </w:r>
      <w:proofErr w:type="spellEnd"/>
      <w:r>
        <w:t xml:space="preserve"> (5–15 %) ist in Tabelle 5 dokumentiert.</w:t>
      </w:r>
    </w:p>
    <w:tbl>
      <w:tblPr>
        <w:tblW w:w="9265" w:type="dxa"/>
        <w:tblCellMar>
          <w:left w:w="0" w:type="dxa"/>
          <w:right w:w="0" w:type="dxa"/>
        </w:tblCellMar>
        <w:tblLook w:val="04A0" w:firstRow="1" w:lastRow="0" w:firstColumn="1" w:lastColumn="0" w:noHBand="0" w:noVBand="1"/>
      </w:tblPr>
      <w:tblGrid>
        <w:gridCol w:w="1833"/>
        <w:gridCol w:w="1916"/>
        <w:gridCol w:w="1646"/>
        <w:gridCol w:w="2070"/>
        <w:gridCol w:w="1800"/>
      </w:tblGrid>
      <w:tr w:rsidR="0059644B" w:rsidRPr="00FF448F" w14:paraId="75D9A800" w14:textId="77777777" w:rsidTr="008E386F">
        <w:trPr>
          <w:trHeight w:val="315"/>
        </w:trPr>
        <w:tc>
          <w:tcPr>
            <w:tcW w:w="1833"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596F3710" w14:textId="77777777" w:rsidR="00962AA8" w:rsidRDefault="00000000">
            <w:r>
              <w:rPr>
                <w:b/>
              </w:rPr>
              <w:t>Asset</w:t>
            </w:r>
          </w:p>
        </w:tc>
        <w:tc>
          <w:tcPr>
            <w:tcW w:w="1916"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45" w:type="dxa"/>
              <w:bottom w:w="30" w:type="dxa"/>
              <w:right w:w="45" w:type="dxa"/>
            </w:tcMar>
            <w:vAlign w:val="center"/>
          </w:tcPr>
          <w:p w14:paraId="1AA04FDC" w14:textId="77777777" w:rsidR="00962AA8" w:rsidRDefault="00000000">
            <w:r>
              <w:rPr>
                <w:b/>
              </w:rPr>
              <w:t>Strategie</w:t>
            </w:r>
          </w:p>
        </w:tc>
        <w:tc>
          <w:tcPr>
            <w:tcW w:w="1646"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132465BE" w14:textId="77777777" w:rsidR="00962AA8" w:rsidRDefault="00000000">
            <w:r>
              <w:rPr>
                <w:b/>
              </w:rPr>
              <w:t>Kum. Rendite</w:t>
            </w:r>
          </w:p>
        </w:tc>
        <w:tc>
          <w:tcPr>
            <w:tcW w:w="2070"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765FF40D" w14:textId="77777777" w:rsidR="00962AA8" w:rsidRDefault="00000000">
            <w:r>
              <w:rPr>
                <w:b/>
              </w:rPr>
              <w:t xml:space="preserve">Max. </w:t>
            </w:r>
            <w:proofErr w:type="spellStart"/>
            <w:r>
              <w:rPr>
                <w:b/>
              </w:rPr>
              <w:t>Drawdown</w:t>
            </w:r>
            <w:proofErr w:type="spellEnd"/>
          </w:p>
        </w:tc>
        <w:tc>
          <w:tcPr>
            <w:tcW w:w="1800" w:type="dxa"/>
            <w:tcBorders>
              <w:top w:val="single" w:sz="4" w:space="0" w:color="auto"/>
              <w:left w:val="single" w:sz="4" w:space="0" w:color="auto"/>
              <w:bottom w:val="single" w:sz="4" w:space="0" w:color="auto"/>
              <w:right w:val="single" w:sz="4" w:space="0" w:color="auto"/>
            </w:tcBorders>
            <w:shd w:val="clear" w:color="auto" w:fill="DAEEF3" w:themeFill="accent5" w:themeFillTint="33"/>
            <w:tcMar>
              <w:top w:w="30" w:type="dxa"/>
              <w:left w:w="120" w:type="dxa"/>
              <w:bottom w:w="30" w:type="dxa"/>
              <w:right w:w="120" w:type="dxa"/>
            </w:tcMar>
            <w:vAlign w:val="center"/>
          </w:tcPr>
          <w:p w14:paraId="5A22823E" w14:textId="77777777" w:rsidR="00962AA8" w:rsidRDefault="00000000">
            <w:proofErr w:type="spellStart"/>
            <w:r>
              <w:rPr>
                <w:b/>
              </w:rPr>
              <w:t>Calmar</w:t>
            </w:r>
            <w:proofErr w:type="spellEnd"/>
          </w:p>
        </w:tc>
      </w:tr>
      <w:tr w:rsidR="00962AA8" w14:paraId="63DB8656" w14:textId="77777777" w:rsidTr="00A57BD5">
        <w:tc>
          <w:tcPr>
            <w:tcW w:w="1833" w:type="dxa"/>
            <w:tcBorders>
              <w:top w:val="single" w:sz="4" w:space="0" w:color="auto"/>
              <w:left w:val="single" w:sz="4" w:space="0" w:color="auto"/>
              <w:right w:val="single" w:sz="4" w:space="0" w:color="auto"/>
            </w:tcBorders>
          </w:tcPr>
          <w:p w14:paraId="78EB7789" w14:textId="77777777" w:rsidR="00962AA8" w:rsidRDefault="00000000">
            <w:r>
              <w:t>Partners Group</w:t>
            </w:r>
          </w:p>
        </w:tc>
        <w:tc>
          <w:tcPr>
            <w:tcW w:w="1916" w:type="dxa"/>
            <w:tcBorders>
              <w:top w:val="single" w:sz="4" w:space="0" w:color="auto"/>
              <w:left w:val="single" w:sz="4" w:space="0" w:color="auto"/>
              <w:bottom w:val="single" w:sz="4" w:space="0" w:color="auto"/>
              <w:right w:val="single" w:sz="4" w:space="0" w:color="auto"/>
            </w:tcBorders>
          </w:tcPr>
          <w:p w14:paraId="7C55BC00"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001A484F" w14:textId="77777777" w:rsidR="00962AA8" w:rsidRDefault="00000000" w:rsidP="008841A1">
            <w:pPr>
              <w:jc w:val="right"/>
            </w:pPr>
            <w:r>
              <w:t>1459.37 %</w:t>
            </w:r>
          </w:p>
        </w:tc>
        <w:tc>
          <w:tcPr>
            <w:tcW w:w="2070" w:type="dxa"/>
            <w:tcBorders>
              <w:top w:val="single" w:sz="4" w:space="0" w:color="auto"/>
              <w:left w:val="single" w:sz="4" w:space="0" w:color="auto"/>
              <w:bottom w:val="single" w:sz="4" w:space="0" w:color="auto"/>
              <w:right w:val="single" w:sz="4" w:space="0" w:color="auto"/>
            </w:tcBorders>
          </w:tcPr>
          <w:p w14:paraId="0B54BF5E" w14:textId="77777777" w:rsidR="00962AA8" w:rsidRDefault="00000000" w:rsidP="008841A1">
            <w:pPr>
              <w:jc w:val="right"/>
            </w:pPr>
            <w:r>
              <w:t>-69.44 %</w:t>
            </w:r>
          </w:p>
        </w:tc>
        <w:tc>
          <w:tcPr>
            <w:tcW w:w="1800" w:type="dxa"/>
            <w:tcBorders>
              <w:top w:val="single" w:sz="4" w:space="0" w:color="auto"/>
              <w:left w:val="single" w:sz="4" w:space="0" w:color="auto"/>
              <w:bottom w:val="single" w:sz="4" w:space="0" w:color="auto"/>
              <w:right w:val="single" w:sz="4" w:space="0" w:color="auto"/>
            </w:tcBorders>
          </w:tcPr>
          <w:p w14:paraId="4D3E2342" w14:textId="77777777" w:rsidR="00962AA8" w:rsidRDefault="00000000" w:rsidP="008841A1">
            <w:pPr>
              <w:jc w:val="right"/>
            </w:pPr>
            <w:r>
              <w:t>0.21</w:t>
            </w:r>
          </w:p>
        </w:tc>
      </w:tr>
      <w:tr w:rsidR="00962AA8" w14:paraId="317B43E5" w14:textId="77777777" w:rsidTr="00A57BD5">
        <w:tc>
          <w:tcPr>
            <w:tcW w:w="1833" w:type="dxa"/>
            <w:tcBorders>
              <w:left w:val="single" w:sz="4" w:space="0" w:color="auto"/>
              <w:right w:val="single" w:sz="4" w:space="0" w:color="auto"/>
            </w:tcBorders>
          </w:tcPr>
          <w:p w14:paraId="77BD8D52" w14:textId="2105A660" w:rsidR="00962AA8" w:rsidRDefault="00962AA8"/>
        </w:tc>
        <w:tc>
          <w:tcPr>
            <w:tcW w:w="1916" w:type="dxa"/>
            <w:tcBorders>
              <w:top w:val="single" w:sz="4" w:space="0" w:color="auto"/>
              <w:left w:val="single" w:sz="4" w:space="0" w:color="auto"/>
              <w:bottom w:val="single" w:sz="4" w:space="0" w:color="auto"/>
              <w:right w:val="single" w:sz="4" w:space="0" w:color="auto"/>
            </w:tcBorders>
          </w:tcPr>
          <w:p w14:paraId="3DE37B33"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5AFA2978" w14:textId="77777777" w:rsidR="00962AA8" w:rsidRDefault="00000000" w:rsidP="008841A1">
            <w:pPr>
              <w:jc w:val="right"/>
            </w:pPr>
            <w:r>
              <w:t>570.42 %</w:t>
            </w:r>
          </w:p>
        </w:tc>
        <w:tc>
          <w:tcPr>
            <w:tcW w:w="2070" w:type="dxa"/>
            <w:tcBorders>
              <w:top w:val="single" w:sz="4" w:space="0" w:color="auto"/>
              <w:left w:val="single" w:sz="4" w:space="0" w:color="auto"/>
              <w:bottom w:val="single" w:sz="4" w:space="0" w:color="auto"/>
              <w:right w:val="single" w:sz="4" w:space="0" w:color="auto"/>
            </w:tcBorders>
          </w:tcPr>
          <w:p w14:paraId="4A15C78C" w14:textId="77777777" w:rsidR="00962AA8" w:rsidRDefault="00000000" w:rsidP="008841A1">
            <w:pPr>
              <w:jc w:val="right"/>
            </w:pPr>
            <w:r>
              <w:t>-36.13 %</w:t>
            </w:r>
          </w:p>
        </w:tc>
        <w:tc>
          <w:tcPr>
            <w:tcW w:w="1800" w:type="dxa"/>
            <w:tcBorders>
              <w:top w:val="single" w:sz="4" w:space="0" w:color="auto"/>
              <w:left w:val="single" w:sz="4" w:space="0" w:color="auto"/>
              <w:bottom w:val="single" w:sz="4" w:space="0" w:color="auto"/>
              <w:right w:val="single" w:sz="4" w:space="0" w:color="auto"/>
            </w:tcBorders>
          </w:tcPr>
          <w:p w14:paraId="40950F5D" w14:textId="77777777" w:rsidR="00962AA8" w:rsidRDefault="00000000" w:rsidP="008841A1">
            <w:pPr>
              <w:jc w:val="right"/>
            </w:pPr>
            <w:r>
              <w:t>0.28</w:t>
            </w:r>
          </w:p>
        </w:tc>
      </w:tr>
      <w:tr w:rsidR="00962AA8" w14:paraId="441AC2DB" w14:textId="77777777" w:rsidTr="00A57BD5">
        <w:tc>
          <w:tcPr>
            <w:tcW w:w="1833" w:type="dxa"/>
            <w:tcBorders>
              <w:left w:val="single" w:sz="4" w:space="0" w:color="auto"/>
              <w:right w:val="single" w:sz="4" w:space="0" w:color="auto"/>
            </w:tcBorders>
          </w:tcPr>
          <w:p w14:paraId="60E86B40" w14:textId="1BC859EB" w:rsidR="00962AA8" w:rsidRDefault="00962AA8"/>
        </w:tc>
        <w:tc>
          <w:tcPr>
            <w:tcW w:w="1916" w:type="dxa"/>
            <w:tcBorders>
              <w:top w:val="single" w:sz="4" w:space="0" w:color="auto"/>
              <w:left w:val="single" w:sz="4" w:space="0" w:color="auto"/>
              <w:bottom w:val="single" w:sz="4" w:space="0" w:color="auto"/>
              <w:right w:val="single" w:sz="4" w:space="0" w:color="auto"/>
            </w:tcBorders>
          </w:tcPr>
          <w:p w14:paraId="4F6765E4" w14:textId="77777777" w:rsidR="00962AA8" w:rsidRDefault="00000000">
            <w:r>
              <w:t>V7 (</w:t>
            </w:r>
            <w:proofErr w:type="spellStart"/>
            <w:r>
              <w:t>dyn</w:t>
            </w:r>
            <w:proofErr w:type="spellEnd"/>
            <w:r>
              <w:t xml:space="preserve">. </w:t>
            </w:r>
            <w:proofErr w:type="spellStart"/>
            <w:r>
              <w:t>Slippage</w:t>
            </w:r>
            <w:proofErr w:type="spellEnd"/>
            <w:r>
              <w:t>)</w:t>
            </w:r>
          </w:p>
        </w:tc>
        <w:tc>
          <w:tcPr>
            <w:tcW w:w="1646" w:type="dxa"/>
            <w:tcBorders>
              <w:top w:val="single" w:sz="4" w:space="0" w:color="auto"/>
              <w:left w:val="single" w:sz="4" w:space="0" w:color="auto"/>
              <w:bottom w:val="single" w:sz="4" w:space="0" w:color="auto"/>
              <w:right w:val="single" w:sz="4" w:space="0" w:color="auto"/>
            </w:tcBorders>
          </w:tcPr>
          <w:p w14:paraId="4CBCCE65" w14:textId="77777777" w:rsidR="00962AA8" w:rsidRDefault="00000000" w:rsidP="008841A1">
            <w:pPr>
              <w:jc w:val="right"/>
            </w:pPr>
            <w:r>
              <w:t>598.66 %</w:t>
            </w:r>
          </w:p>
        </w:tc>
        <w:tc>
          <w:tcPr>
            <w:tcW w:w="2070" w:type="dxa"/>
            <w:tcBorders>
              <w:top w:val="single" w:sz="4" w:space="0" w:color="auto"/>
              <w:left w:val="single" w:sz="4" w:space="0" w:color="auto"/>
              <w:bottom w:val="single" w:sz="4" w:space="0" w:color="auto"/>
              <w:right w:val="single" w:sz="4" w:space="0" w:color="auto"/>
            </w:tcBorders>
          </w:tcPr>
          <w:p w14:paraId="0246C81F" w14:textId="77777777" w:rsidR="00962AA8" w:rsidRDefault="00000000" w:rsidP="008841A1">
            <w:pPr>
              <w:jc w:val="right"/>
            </w:pPr>
            <w:r>
              <w:t>-61.11 %</w:t>
            </w:r>
          </w:p>
        </w:tc>
        <w:tc>
          <w:tcPr>
            <w:tcW w:w="1800" w:type="dxa"/>
            <w:tcBorders>
              <w:top w:val="single" w:sz="4" w:space="0" w:color="auto"/>
              <w:left w:val="single" w:sz="4" w:space="0" w:color="auto"/>
              <w:bottom w:val="single" w:sz="4" w:space="0" w:color="auto"/>
              <w:right w:val="single" w:sz="4" w:space="0" w:color="auto"/>
            </w:tcBorders>
          </w:tcPr>
          <w:p w14:paraId="7077EF0D" w14:textId="77777777" w:rsidR="00962AA8" w:rsidRDefault="00000000" w:rsidP="008841A1">
            <w:pPr>
              <w:jc w:val="right"/>
            </w:pPr>
            <w:r>
              <w:t>0.17</w:t>
            </w:r>
          </w:p>
        </w:tc>
      </w:tr>
      <w:tr w:rsidR="00962AA8" w14:paraId="7A101005" w14:textId="77777777" w:rsidTr="00A57BD5">
        <w:tc>
          <w:tcPr>
            <w:tcW w:w="1833" w:type="dxa"/>
            <w:tcBorders>
              <w:left w:val="single" w:sz="4" w:space="0" w:color="auto"/>
              <w:bottom w:val="single" w:sz="4" w:space="0" w:color="auto"/>
              <w:right w:val="single" w:sz="4" w:space="0" w:color="auto"/>
            </w:tcBorders>
            <w:shd w:val="clear" w:color="auto" w:fill="auto"/>
          </w:tcPr>
          <w:p w14:paraId="3F9F6035" w14:textId="426B4083" w:rsidR="00D36EC9" w:rsidRDefault="00D36EC9"/>
        </w:tc>
        <w:tc>
          <w:tcPr>
            <w:tcW w:w="1916" w:type="dxa"/>
            <w:tcBorders>
              <w:top w:val="single" w:sz="4" w:space="0" w:color="auto"/>
              <w:left w:val="single" w:sz="4" w:space="0" w:color="auto"/>
              <w:bottom w:val="single" w:sz="4" w:space="0" w:color="auto"/>
              <w:right w:val="single" w:sz="4" w:space="0" w:color="auto"/>
            </w:tcBorders>
            <w:shd w:val="clear" w:color="auto" w:fill="FFF2CC"/>
          </w:tcPr>
          <w:p w14:paraId="603AA82B" w14:textId="77777777" w:rsidR="00D36EC9" w:rsidRDefault="00000000">
            <w:r>
              <w:rPr>
                <w:i/>
              </w:rPr>
              <w:t>V7 (fix 2.5%)</w:t>
            </w:r>
          </w:p>
        </w:tc>
        <w:tc>
          <w:tcPr>
            <w:tcW w:w="1646" w:type="dxa"/>
            <w:tcBorders>
              <w:top w:val="single" w:sz="4" w:space="0" w:color="auto"/>
              <w:left w:val="single" w:sz="4" w:space="0" w:color="auto"/>
              <w:bottom w:val="single" w:sz="4" w:space="0" w:color="auto"/>
              <w:right w:val="single" w:sz="4" w:space="0" w:color="auto"/>
            </w:tcBorders>
            <w:shd w:val="clear" w:color="auto" w:fill="FFF2CC"/>
          </w:tcPr>
          <w:p w14:paraId="45526E6F" w14:textId="77777777" w:rsidR="00D36EC9" w:rsidRDefault="00000000">
            <w:pPr>
              <w:jc w:val="right"/>
            </w:pPr>
            <w:r>
              <w:rPr>
                <w:i/>
              </w:rPr>
              <w:t>703.69 %</w:t>
            </w:r>
          </w:p>
        </w:tc>
        <w:tc>
          <w:tcPr>
            <w:tcW w:w="2070" w:type="dxa"/>
            <w:tcBorders>
              <w:top w:val="single" w:sz="4" w:space="0" w:color="auto"/>
              <w:left w:val="single" w:sz="4" w:space="0" w:color="auto"/>
              <w:bottom w:val="single" w:sz="4" w:space="0" w:color="auto"/>
              <w:right w:val="single" w:sz="4" w:space="0" w:color="auto"/>
            </w:tcBorders>
            <w:shd w:val="clear" w:color="auto" w:fill="FFF2CC"/>
          </w:tcPr>
          <w:p w14:paraId="066378FC" w14:textId="77777777" w:rsidR="00D36EC9" w:rsidRDefault="00000000">
            <w:pPr>
              <w:jc w:val="right"/>
            </w:pPr>
            <w:r>
              <w:rPr>
                <w:i/>
              </w:rPr>
              <w:t>-61.11 %</w:t>
            </w:r>
          </w:p>
        </w:tc>
        <w:tc>
          <w:tcPr>
            <w:tcW w:w="1800" w:type="dxa"/>
            <w:tcBorders>
              <w:top w:val="single" w:sz="4" w:space="0" w:color="auto"/>
              <w:left w:val="single" w:sz="4" w:space="0" w:color="auto"/>
              <w:bottom w:val="single" w:sz="4" w:space="0" w:color="auto"/>
              <w:right w:val="single" w:sz="4" w:space="0" w:color="auto"/>
            </w:tcBorders>
            <w:shd w:val="clear" w:color="auto" w:fill="FFF2CC"/>
          </w:tcPr>
          <w:p w14:paraId="31251B2A" w14:textId="77777777" w:rsidR="00D36EC9" w:rsidRDefault="00000000">
            <w:pPr>
              <w:jc w:val="right"/>
            </w:pPr>
            <w:r>
              <w:rPr>
                <w:i/>
              </w:rPr>
              <w:t>0.18</w:t>
            </w:r>
          </w:p>
        </w:tc>
      </w:tr>
      <w:tr w:rsidR="00962AA8" w14:paraId="281D64FC" w14:textId="77777777" w:rsidTr="00A57BD5">
        <w:tc>
          <w:tcPr>
            <w:tcW w:w="1833" w:type="dxa"/>
            <w:tcBorders>
              <w:top w:val="single" w:sz="4" w:space="0" w:color="auto"/>
              <w:left w:val="single" w:sz="4" w:space="0" w:color="auto"/>
              <w:right w:val="single" w:sz="4" w:space="0" w:color="auto"/>
            </w:tcBorders>
          </w:tcPr>
          <w:p w14:paraId="51B22326" w14:textId="77777777" w:rsidR="00962AA8" w:rsidRDefault="00000000">
            <w:r>
              <w:t>Lonza</w:t>
            </w:r>
          </w:p>
        </w:tc>
        <w:tc>
          <w:tcPr>
            <w:tcW w:w="1916" w:type="dxa"/>
            <w:tcBorders>
              <w:top w:val="single" w:sz="4" w:space="0" w:color="auto"/>
              <w:left w:val="single" w:sz="4" w:space="0" w:color="auto"/>
              <w:bottom w:val="single" w:sz="4" w:space="0" w:color="auto"/>
              <w:right w:val="single" w:sz="4" w:space="0" w:color="auto"/>
            </w:tcBorders>
          </w:tcPr>
          <w:p w14:paraId="39FB4F9B"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7929CF3D" w14:textId="77777777" w:rsidR="00962AA8" w:rsidRDefault="00000000" w:rsidP="008841A1">
            <w:pPr>
              <w:jc w:val="right"/>
            </w:pPr>
            <w:r>
              <w:t>1029.36 %</w:t>
            </w:r>
          </w:p>
        </w:tc>
        <w:tc>
          <w:tcPr>
            <w:tcW w:w="2070" w:type="dxa"/>
            <w:tcBorders>
              <w:top w:val="single" w:sz="4" w:space="0" w:color="auto"/>
              <w:left w:val="single" w:sz="4" w:space="0" w:color="auto"/>
              <w:bottom w:val="single" w:sz="4" w:space="0" w:color="auto"/>
              <w:right w:val="single" w:sz="4" w:space="0" w:color="auto"/>
            </w:tcBorders>
          </w:tcPr>
          <w:p w14:paraId="54004082" w14:textId="77777777" w:rsidR="00962AA8" w:rsidRDefault="00000000" w:rsidP="008841A1">
            <w:pPr>
              <w:jc w:val="right"/>
            </w:pPr>
            <w:r>
              <w:t>-77.53 %</w:t>
            </w:r>
          </w:p>
        </w:tc>
        <w:tc>
          <w:tcPr>
            <w:tcW w:w="1800" w:type="dxa"/>
            <w:tcBorders>
              <w:top w:val="single" w:sz="4" w:space="0" w:color="auto"/>
              <w:left w:val="single" w:sz="4" w:space="0" w:color="auto"/>
              <w:bottom w:val="single" w:sz="4" w:space="0" w:color="auto"/>
              <w:right w:val="single" w:sz="4" w:space="0" w:color="auto"/>
            </w:tcBorders>
          </w:tcPr>
          <w:p w14:paraId="28B7A40E" w14:textId="77777777" w:rsidR="00962AA8" w:rsidRDefault="00000000" w:rsidP="008841A1">
            <w:pPr>
              <w:jc w:val="right"/>
            </w:pPr>
            <w:r>
              <w:t>0.15</w:t>
            </w:r>
          </w:p>
        </w:tc>
      </w:tr>
      <w:tr w:rsidR="00962AA8" w14:paraId="3DBEBF6C" w14:textId="77777777" w:rsidTr="00A57BD5">
        <w:tc>
          <w:tcPr>
            <w:tcW w:w="1833" w:type="dxa"/>
            <w:tcBorders>
              <w:left w:val="single" w:sz="4" w:space="0" w:color="auto"/>
              <w:right w:val="single" w:sz="4" w:space="0" w:color="auto"/>
            </w:tcBorders>
          </w:tcPr>
          <w:p w14:paraId="0AB7DE5C" w14:textId="6A6E9E73" w:rsidR="00962AA8" w:rsidRDefault="00962AA8"/>
        </w:tc>
        <w:tc>
          <w:tcPr>
            <w:tcW w:w="1916" w:type="dxa"/>
            <w:tcBorders>
              <w:top w:val="single" w:sz="4" w:space="0" w:color="auto"/>
              <w:left w:val="single" w:sz="4" w:space="0" w:color="auto"/>
              <w:bottom w:val="single" w:sz="4" w:space="0" w:color="auto"/>
              <w:right w:val="single" w:sz="4" w:space="0" w:color="auto"/>
            </w:tcBorders>
          </w:tcPr>
          <w:p w14:paraId="4ADA157C"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2B771A61" w14:textId="77777777" w:rsidR="00962AA8" w:rsidRDefault="00000000" w:rsidP="008841A1">
            <w:pPr>
              <w:jc w:val="right"/>
            </w:pPr>
            <w:r>
              <w:t>9.24 %</w:t>
            </w:r>
          </w:p>
        </w:tc>
        <w:tc>
          <w:tcPr>
            <w:tcW w:w="2070" w:type="dxa"/>
            <w:tcBorders>
              <w:top w:val="single" w:sz="4" w:space="0" w:color="auto"/>
              <w:left w:val="single" w:sz="4" w:space="0" w:color="auto"/>
              <w:bottom w:val="single" w:sz="4" w:space="0" w:color="auto"/>
              <w:right w:val="single" w:sz="4" w:space="0" w:color="auto"/>
            </w:tcBorders>
          </w:tcPr>
          <w:p w14:paraId="133BB709" w14:textId="77777777" w:rsidR="00962AA8" w:rsidRDefault="00000000" w:rsidP="008841A1">
            <w:pPr>
              <w:jc w:val="right"/>
            </w:pPr>
            <w:r>
              <w:t>-57.51 %</w:t>
            </w:r>
          </w:p>
        </w:tc>
        <w:tc>
          <w:tcPr>
            <w:tcW w:w="1800" w:type="dxa"/>
            <w:tcBorders>
              <w:top w:val="single" w:sz="4" w:space="0" w:color="auto"/>
              <w:left w:val="single" w:sz="4" w:space="0" w:color="auto"/>
              <w:bottom w:val="single" w:sz="4" w:space="0" w:color="auto"/>
              <w:right w:val="single" w:sz="4" w:space="0" w:color="auto"/>
            </w:tcBorders>
          </w:tcPr>
          <w:p w14:paraId="74E985CB" w14:textId="77777777" w:rsidR="00962AA8" w:rsidRDefault="00000000" w:rsidP="008841A1">
            <w:pPr>
              <w:jc w:val="right"/>
            </w:pPr>
            <w:r>
              <w:t>-0.07</w:t>
            </w:r>
          </w:p>
        </w:tc>
      </w:tr>
      <w:tr w:rsidR="00962AA8" w14:paraId="58E4B113" w14:textId="77777777" w:rsidTr="00A57BD5">
        <w:tc>
          <w:tcPr>
            <w:tcW w:w="1833" w:type="dxa"/>
            <w:tcBorders>
              <w:left w:val="single" w:sz="4" w:space="0" w:color="auto"/>
              <w:bottom w:val="single" w:sz="4" w:space="0" w:color="auto"/>
              <w:right w:val="single" w:sz="4" w:space="0" w:color="auto"/>
            </w:tcBorders>
          </w:tcPr>
          <w:p w14:paraId="59C263AE" w14:textId="55038CE1" w:rsidR="00962AA8" w:rsidRDefault="00962AA8"/>
        </w:tc>
        <w:tc>
          <w:tcPr>
            <w:tcW w:w="1916" w:type="dxa"/>
            <w:tcBorders>
              <w:top w:val="single" w:sz="4" w:space="0" w:color="auto"/>
              <w:left w:val="single" w:sz="4" w:space="0" w:color="auto"/>
              <w:bottom w:val="single" w:sz="4" w:space="0" w:color="auto"/>
              <w:right w:val="single" w:sz="4" w:space="0" w:color="auto"/>
            </w:tcBorders>
          </w:tcPr>
          <w:p w14:paraId="1176F510" w14:textId="77777777" w:rsidR="00962AA8" w:rsidRDefault="00000000">
            <w:r>
              <w:t>V7 (</w:t>
            </w:r>
            <w:proofErr w:type="spellStart"/>
            <w:r>
              <w:t>dyn</w:t>
            </w:r>
            <w:proofErr w:type="spellEnd"/>
            <w:r>
              <w:t xml:space="preserve">. </w:t>
            </w:r>
            <w:proofErr w:type="spellStart"/>
            <w:r>
              <w:t>Slippage</w:t>
            </w:r>
            <w:proofErr w:type="spellEnd"/>
            <w:r>
              <w:t>)</w:t>
            </w:r>
          </w:p>
        </w:tc>
        <w:tc>
          <w:tcPr>
            <w:tcW w:w="1646" w:type="dxa"/>
            <w:tcBorders>
              <w:top w:val="single" w:sz="4" w:space="0" w:color="auto"/>
              <w:left w:val="single" w:sz="4" w:space="0" w:color="auto"/>
              <w:bottom w:val="single" w:sz="4" w:space="0" w:color="auto"/>
              <w:right w:val="single" w:sz="4" w:space="0" w:color="auto"/>
            </w:tcBorders>
          </w:tcPr>
          <w:p w14:paraId="1BA41B0A" w14:textId="77777777" w:rsidR="00962AA8" w:rsidRDefault="00000000" w:rsidP="008841A1">
            <w:pPr>
              <w:jc w:val="right"/>
            </w:pPr>
            <w:r>
              <w:t>416.10 %</w:t>
            </w:r>
          </w:p>
        </w:tc>
        <w:tc>
          <w:tcPr>
            <w:tcW w:w="2070" w:type="dxa"/>
            <w:tcBorders>
              <w:top w:val="single" w:sz="4" w:space="0" w:color="auto"/>
              <w:left w:val="single" w:sz="4" w:space="0" w:color="auto"/>
              <w:bottom w:val="single" w:sz="4" w:space="0" w:color="auto"/>
              <w:right w:val="single" w:sz="4" w:space="0" w:color="auto"/>
            </w:tcBorders>
          </w:tcPr>
          <w:p w14:paraId="01AE1944" w14:textId="77777777" w:rsidR="00962AA8" w:rsidRDefault="00000000" w:rsidP="008841A1">
            <w:pPr>
              <w:jc w:val="right"/>
            </w:pPr>
            <w:r>
              <w:t>-81.82 %</w:t>
            </w:r>
          </w:p>
        </w:tc>
        <w:tc>
          <w:tcPr>
            <w:tcW w:w="1800" w:type="dxa"/>
            <w:tcBorders>
              <w:top w:val="single" w:sz="4" w:space="0" w:color="auto"/>
              <w:left w:val="single" w:sz="4" w:space="0" w:color="auto"/>
              <w:bottom w:val="single" w:sz="4" w:space="0" w:color="auto"/>
              <w:right w:val="single" w:sz="4" w:space="0" w:color="auto"/>
            </w:tcBorders>
          </w:tcPr>
          <w:p w14:paraId="0F0BF5E3" w14:textId="77777777" w:rsidR="00962AA8" w:rsidRDefault="00000000" w:rsidP="008841A1">
            <w:pPr>
              <w:jc w:val="right"/>
            </w:pPr>
            <w:r>
              <w:t>0.09</w:t>
            </w:r>
          </w:p>
        </w:tc>
      </w:tr>
      <w:tr w:rsidR="00962AA8" w14:paraId="054E27A0" w14:textId="77777777" w:rsidTr="00A57BD5">
        <w:tc>
          <w:tcPr>
            <w:tcW w:w="1833" w:type="dxa"/>
            <w:tcBorders>
              <w:top w:val="single" w:sz="4" w:space="0" w:color="auto"/>
              <w:left w:val="single" w:sz="4" w:space="0" w:color="auto"/>
              <w:right w:val="single" w:sz="4" w:space="0" w:color="auto"/>
            </w:tcBorders>
          </w:tcPr>
          <w:p w14:paraId="586A0BCE" w14:textId="77777777" w:rsidR="00962AA8" w:rsidRDefault="00000000">
            <w:r>
              <w:t>Richemont</w:t>
            </w:r>
          </w:p>
        </w:tc>
        <w:tc>
          <w:tcPr>
            <w:tcW w:w="1916" w:type="dxa"/>
            <w:tcBorders>
              <w:top w:val="single" w:sz="4" w:space="0" w:color="auto"/>
              <w:left w:val="single" w:sz="4" w:space="0" w:color="auto"/>
              <w:bottom w:val="single" w:sz="4" w:space="0" w:color="auto"/>
              <w:right w:val="single" w:sz="4" w:space="0" w:color="auto"/>
            </w:tcBorders>
          </w:tcPr>
          <w:p w14:paraId="7753B8DF"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61E83773" w14:textId="77777777" w:rsidR="00962AA8" w:rsidRDefault="00000000" w:rsidP="008841A1">
            <w:pPr>
              <w:jc w:val="right"/>
            </w:pPr>
            <w:r>
              <w:t>957.01 %</w:t>
            </w:r>
          </w:p>
        </w:tc>
        <w:tc>
          <w:tcPr>
            <w:tcW w:w="2070" w:type="dxa"/>
            <w:tcBorders>
              <w:top w:val="single" w:sz="4" w:space="0" w:color="auto"/>
              <w:left w:val="single" w:sz="4" w:space="0" w:color="auto"/>
              <w:bottom w:val="single" w:sz="4" w:space="0" w:color="auto"/>
              <w:right w:val="single" w:sz="4" w:space="0" w:color="auto"/>
            </w:tcBorders>
          </w:tcPr>
          <w:p w14:paraId="24A41B1C" w14:textId="77777777" w:rsidR="00962AA8" w:rsidRDefault="00000000" w:rsidP="008841A1">
            <w:pPr>
              <w:jc w:val="right"/>
            </w:pPr>
            <w:r>
              <w:t>-67.50 %</w:t>
            </w:r>
          </w:p>
        </w:tc>
        <w:tc>
          <w:tcPr>
            <w:tcW w:w="1800" w:type="dxa"/>
            <w:tcBorders>
              <w:top w:val="single" w:sz="4" w:space="0" w:color="auto"/>
              <w:left w:val="single" w:sz="4" w:space="0" w:color="auto"/>
              <w:bottom w:val="single" w:sz="4" w:space="0" w:color="auto"/>
              <w:right w:val="single" w:sz="4" w:space="0" w:color="auto"/>
            </w:tcBorders>
          </w:tcPr>
          <w:p w14:paraId="46B0BCF7" w14:textId="77777777" w:rsidR="00962AA8" w:rsidRDefault="00000000" w:rsidP="008841A1">
            <w:pPr>
              <w:jc w:val="right"/>
            </w:pPr>
            <w:r>
              <w:t>0.17</w:t>
            </w:r>
          </w:p>
        </w:tc>
      </w:tr>
      <w:tr w:rsidR="00962AA8" w14:paraId="22FA337D" w14:textId="77777777" w:rsidTr="00A57BD5">
        <w:tc>
          <w:tcPr>
            <w:tcW w:w="1833" w:type="dxa"/>
            <w:tcBorders>
              <w:left w:val="single" w:sz="4" w:space="0" w:color="auto"/>
              <w:right w:val="single" w:sz="4" w:space="0" w:color="auto"/>
            </w:tcBorders>
          </w:tcPr>
          <w:p w14:paraId="2252DB13" w14:textId="55B96C4F" w:rsidR="00962AA8" w:rsidRDefault="00962AA8"/>
        </w:tc>
        <w:tc>
          <w:tcPr>
            <w:tcW w:w="1916" w:type="dxa"/>
            <w:tcBorders>
              <w:top w:val="single" w:sz="4" w:space="0" w:color="auto"/>
              <w:left w:val="single" w:sz="4" w:space="0" w:color="auto"/>
              <w:bottom w:val="single" w:sz="4" w:space="0" w:color="auto"/>
              <w:right w:val="single" w:sz="4" w:space="0" w:color="auto"/>
            </w:tcBorders>
          </w:tcPr>
          <w:p w14:paraId="5FAB3959"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46C3F62E" w14:textId="77777777" w:rsidR="00962AA8" w:rsidRDefault="00000000" w:rsidP="008841A1">
            <w:pPr>
              <w:jc w:val="right"/>
            </w:pPr>
            <w:r>
              <w:t>-73.57 %</w:t>
            </w:r>
          </w:p>
        </w:tc>
        <w:tc>
          <w:tcPr>
            <w:tcW w:w="2070" w:type="dxa"/>
            <w:tcBorders>
              <w:top w:val="single" w:sz="4" w:space="0" w:color="auto"/>
              <w:left w:val="single" w:sz="4" w:space="0" w:color="auto"/>
              <w:bottom w:val="single" w:sz="4" w:space="0" w:color="auto"/>
              <w:right w:val="single" w:sz="4" w:space="0" w:color="auto"/>
            </w:tcBorders>
          </w:tcPr>
          <w:p w14:paraId="66C81D4C" w14:textId="77777777" w:rsidR="00962AA8" w:rsidRDefault="00000000" w:rsidP="008841A1">
            <w:pPr>
              <w:jc w:val="right"/>
            </w:pPr>
            <w:r>
              <w:t>-89.26 %</w:t>
            </w:r>
          </w:p>
        </w:tc>
        <w:tc>
          <w:tcPr>
            <w:tcW w:w="1800" w:type="dxa"/>
            <w:tcBorders>
              <w:top w:val="single" w:sz="4" w:space="0" w:color="auto"/>
              <w:left w:val="single" w:sz="4" w:space="0" w:color="auto"/>
              <w:bottom w:val="single" w:sz="4" w:space="0" w:color="auto"/>
              <w:right w:val="single" w:sz="4" w:space="0" w:color="auto"/>
            </w:tcBorders>
          </w:tcPr>
          <w:p w14:paraId="2618DD9A" w14:textId="77777777" w:rsidR="00962AA8" w:rsidRDefault="00000000" w:rsidP="008841A1">
            <w:pPr>
              <w:jc w:val="right"/>
            </w:pPr>
            <w:r>
              <w:t>-0.07</w:t>
            </w:r>
          </w:p>
        </w:tc>
      </w:tr>
      <w:tr w:rsidR="00962AA8" w14:paraId="60EE1248" w14:textId="77777777" w:rsidTr="00A57BD5">
        <w:tc>
          <w:tcPr>
            <w:tcW w:w="1833" w:type="dxa"/>
            <w:tcBorders>
              <w:left w:val="single" w:sz="4" w:space="0" w:color="auto"/>
              <w:bottom w:val="single" w:sz="4" w:space="0" w:color="auto"/>
              <w:right w:val="single" w:sz="4" w:space="0" w:color="auto"/>
            </w:tcBorders>
          </w:tcPr>
          <w:p w14:paraId="73961461" w14:textId="1F6FFF58" w:rsidR="00962AA8" w:rsidRDefault="00962AA8"/>
        </w:tc>
        <w:tc>
          <w:tcPr>
            <w:tcW w:w="1916" w:type="dxa"/>
            <w:tcBorders>
              <w:top w:val="single" w:sz="4" w:space="0" w:color="auto"/>
              <w:left w:val="single" w:sz="4" w:space="0" w:color="auto"/>
              <w:bottom w:val="single" w:sz="4" w:space="0" w:color="auto"/>
              <w:right w:val="single" w:sz="4" w:space="0" w:color="auto"/>
            </w:tcBorders>
          </w:tcPr>
          <w:p w14:paraId="5F98C280" w14:textId="77777777" w:rsidR="00962AA8" w:rsidRDefault="00000000">
            <w:r>
              <w:t>V7 (</w:t>
            </w:r>
            <w:proofErr w:type="spellStart"/>
            <w:r>
              <w:t>dyn</w:t>
            </w:r>
            <w:proofErr w:type="spellEnd"/>
            <w:r>
              <w:t xml:space="preserve">. </w:t>
            </w:r>
            <w:proofErr w:type="spellStart"/>
            <w:r>
              <w:t>Slippage</w:t>
            </w:r>
            <w:proofErr w:type="spellEnd"/>
            <w:r>
              <w:t>)</w:t>
            </w:r>
          </w:p>
        </w:tc>
        <w:tc>
          <w:tcPr>
            <w:tcW w:w="1646" w:type="dxa"/>
            <w:tcBorders>
              <w:top w:val="single" w:sz="4" w:space="0" w:color="auto"/>
              <w:left w:val="single" w:sz="4" w:space="0" w:color="auto"/>
              <w:bottom w:val="single" w:sz="4" w:space="0" w:color="auto"/>
              <w:right w:val="single" w:sz="4" w:space="0" w:color="auto"/>
            </w:tcBorders>
          </w:tcPr>
          <w:p w14:paraId="026A8CAF" w14:textId="77777777" w:rsidR="00962AA8" w:rsidRDefault="00000000" w:rsidP="008841A1">
            <w:pPr>
              <w:jc w:val="right"/>
            </w:pPr>
            <w:r>
              <w:t>898.37 %</w:t>
            </w:r>
          </w:p>
        </w:tc>
        <w:tc>
          <w:tcPr>
            <w:tcW w:w="2070" w:type="dxa"/>
            <w:tcBorders>
              <w:top w:val="single" w:sz="4" w:space="0" w:color="auto"/>
              <w:left w:val="single" w:sz="4" w:space="0" w:color="auto"/>
              <w:bottom w:val="single" w:sz="4" w:space="0" w:color="auto"/>
              <w:right w:val="single" w:sz="4" w:space="0" w:color="auto"/>
            </w:tcBorders>
          </w:tcPr>
          <w:p w14:paraId="4CA3C36E" w14:textId="77777777" w:rsidR="00962AA8" w:rsidRDefault="00000000" w:rsidP="008841A1">
            <w:pPr>
              <w:jc w:val="right"/>
            </w:pPr>
            <w:r>
              <w:t>-67.11 %</w:t>
            </w:r>
          </w:p>
        </w:tc>
        <w:tc>
          <w:tcPr>
            <w:tcW w:w="1800" w:type="dxa"/>
            <w:tcBorders>
              <w:top w:val="single" w:sz="4" w:space="0" w:color="auto"/>
              <w:left w:val="single" w:sz="4" w:space="0" w:color="auto"/>
              <w:bottom w:val="single" w:sz="4" w:space="0" w:color="auto"/>
              <w:right w:val="single" w:sz="4" w:space="0" w:color="auto"/>
            </w:tcBorders>
          </w:tcPr>
          <w:p w14:paraId="418D3319" w14:textId="77777777" w:rsidR="00962AA8" w:rsidRDefault="00000000" w:rsidP="008841A1">
            <w:pPr>
              <w:jc w:val="right"/>
            </w:pPr>
            <w:r>
              <w:t>0.17</w:t>
            </w:r>
          </w:p>
        </w:tc>
      </w:tr>
      <w:tr w:rsidR="00962AA8" w14:paraId="41DF4A2E" w14:textId="77777777" w:rsidTr="00A57BD5">
        <w:tc>
          <w:tcPr>
            <w:tcW w:w="1833" w:type="dxa"/>
            <w:tcBorders>
              <w:top w:val="single" w:sz="4" w:space="0" w:color="auto"/>
              <w:left w:val="single" w:sz="4" w:space="0" w:color="auto"/>
              <w:right w:val="single" w:sz="4" w:space="0" w:color="auto"/>
            </w:tcBorders>
          </w:tcPr>
          <w:p w14:paraId="284049F2" w14:textId="77777777" w:rsidR="00962AA8" w:rsidRDefault="00000000">
            <w:r>
              <w:t>Sika</w:t>
            </w:r>
          </w:p>
        </w:tc>
        <w:tc>
          <w:tcPr>
            <w:tcW w:w="1916" w:type="dxa"/>
            <w:tcBorders>
              <w:top w:val="single" w:sz="4" w:space="0" w:color="auto"/>
              <w:left w:val="single" w:sz="4" w:space="0" w:color="auto"/>
              <w:bottom w:val="single" w:sz="4" w:space="0" w:color="auto"/>
              <w:right w:val="single" w:sz="4" w:space="0" w:color="auto"/>
            </w:tcBorders>
          </w:tcPr>
          <w:p w14:paraId="45619112"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4B07364E" w14:textId="77777777" w:rsidR="00962AA8" w:rsidRDefault="00000000" w:rsidP="008841A1">
            <w:pPr>
              <w:jc w:val="right"/>
            </w:pPr>
            <w:r>
              <w:t>1089.47 %</w:t>
            </w:r>
          </w:p>
        </w:tc>
        <w:tc>
          <w:tcPr>
            <w:tcW w:w="2070" w:type="dxa"/>
            <w:tcBorders>
              <w:top w:val="single" w:sz="4" w:space="0" w:color="auto"/>
              <w:left w:val="single" w:sz="4" w:space="0" w:color="auto"/>
              <w:bottom w:val="single" w:sz="4" w:space="0" w:color="auto"/>
              <w:right w:val="single" w:sz="4" w:space="0" w:color="auto"/>
            </w:tcBorders>
          </w:tcPr>
          <w:p w14:paraId="6EBB3536" w14:textId="77777777" w:rsidR="00962AA8" w:rsidRDefault="00000000" w:rsidP="008841A1">
            <w:pPr>
              <w:jc w:val="right"/>
            </w:pPr>
            <w:r>
              <w:t>-73.59 %</w:t>
            </w:r>
          </w:p>
        </w:tc>
        <w:tc>
          <w:tcPr>
            <w:tcW w:w="1800" w:type="dxa"/>
            <w:tcBorders>
              <w:top w:val="single" w:sz="4" w:space="0" w:color="auto"/>
              <w:left w:val="single" w:sz="4" w:space="0" w:color="auto"/>
              <w:bottom w:val="single" w:sz="4" w:space="0" w:color="auto"/>
              <w:right w:val="single" w:sz="4" w:space="0" w:color="auto"/>
            </w:tcBorders>
          </w:tcPr>
          <w:p w14:paraId="1EF54185" w14:textId="77777777" w:rsidR="00962AA8" w:rsidRDefault="00000000" w:rsidP="008841A1">
            <w:pPr>
              <w:jc w:val="right"/>
            </w:pPr>
            <w:r>
              <w:t>0.17</w:t>
            </w:r>
          </w:p>
        </w:tc>
      </w:tr>
      <w:tr w:rsidR="00962AA8" w14:paraId="756E31B2" w14:textId="77777777" w:rsidTr="00A57BD5">
        <w:tc>
          <w:tcPr>
            <w:tcW w:w="1833" w:type="dxa"/>
            <w:tcBorders>
              <w:left w:val="single" w:sz="4" w:space="0" w:color="auto"/>
              <w:right w:val="single" w:sz="4" w:space="0" w:color="auto"/>
            </w:tcBorders>
          </w:tcPr>
          <w:p w14:paraId="2E2DAFC3" w14:textId="3AC38AE4" w:rsidR="00962AA8" w:rsidRDefault="00962AA8"/>
        </w:tc>
        <w:tc>
          <w:tcPr>
            <w:tcW w:w="1916" w:type="dxa"/>
            <w:tcBorders>
              <w:top w:val="single" w:sz="4" w:space="0" w:color="auto"/>
              <w:left w:val="single" w:sz="4" w:space="0" w:color="auto"/>
              <w:bottom w:val="single" w:sz="4" w:space="0" w:color="auto"/>
              <w:right w:val="single" w:sz="4" w:space="0" w:color="auto"/>
            </w:tcBorders>
          </w:tcPr>
          <w:p w14:paraId="29BC98A5"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4338AC63" w14:textId="77777777" w:rsidR="00962AA8" w:rsidRDefault="00000000" w:rsidP="008841A1">
            <w:pPr>
              <w:jc w:val="right"/>
            </w:pPr>
            <w:r>
              <w:t>-48.15 %</w:t>
            </w:r>
          </w:p>
        </w:tc>
        <w:tc>
          <w:tcPr>
            <w:tcW w:w="2070" w:type="dxa"/>
            <w:tcBorders>
              <w:top w:val="single" w:sz="4" w:space="0" w:color="auto"/>
              <w:left w:val="single" w:sz="4" w:space="0" w:color="auto"/>
              <w:bottom w:val="single" w:sz="4" w:space="0" w:color="auto"/>
              <w:right w:val="single" w:sz="4" w:space="0" w:color="auto"/>
            </w:tcBorders>
          </w:tcPr>
          <w:p w14:paraId="703A1F83" w14:textId="77777777" w:rsidR="00962AA8" w:rsidRDefault="00000000" w:rsidP="008841A1">
            <w:pPr>
              <w:jc w:val="right"/>
            </w:pPr>
            <w:r>
              <w:t>-85.04 %</w:t>
            </w:r>
          </w:p>
        </w:tc>
        <w:tc>
          <w:tcPr>
            <w:tcW w:w="1800" w:type="dxa"/>
            <w:tcBorders>
              <w:top w:val="single" w:sz="4" w:space="0" w:color="auto"/>
              <w:left w:val="single" w:sz="4" w:space="0" w:color="auto"/>
              <w:bottom w:val="single" w:sz="4" w:space="0" w:color="auto"/>
              <w:right w:val="single" w:sz="4" w:space="0" w:color="auto"/>
            </w:tcBorders>
          </w:tcPr>
          <w:p w14:paraId="00D7E4B9" w14:textId="77777777" w:rsidR="00962AA8" w:rsidRDefault="00000000" w:rsidP="008841A1">
            <w:pPr>
              <w:jc w:val="right"/>
            </w:pPr>
            <w:r>
              <w:t>-0.04</w:t>
            </w:r>
          </w:p>
        </w:tc>
      </w:tr>
      <w:tr w:rsidR="00962AA8" w14:paraId="7828CD0C" w14:textId="77777777" w:rsidTr="00A57BD5">
        <w:tc>
          <w:tcPr>
            <w:tcW w:w="1833" w:type="dxa"/>
            <w:tcBorders>
              <w:left w:val="single" w:sz="4" w:space="0" w:color="auto"/>
              <w:bottom w:val="single" w:sz="4" w:space="0" w:color="auto"/>
              <w:right w:val="single" w:sz="4" w:space="0" w:color="auto"/>
            </w:tcBorders>
          </w:tcPr>
          <w:p w14:paraId="1F75651D" w14:textId="438F4E80" w:rsidR="00962AA8" w:rsidRDefault="00962AA8"/>
        </w:tc>
        <w:tc>
          <w:tcPr>
            <w:tcW w:w="1916" w:type="dxa"/>
            <w:tcBorders>
              <w:top w:val="single" w:sz="4" w:space="0" w:color="auto"/>
              <w:left w:val="single" w:sz="4" w:space="0" w:color="auto"/>
              <w:bottom w:val="single" w:sz="4" w:space="0" w:color="auto"/>
              <w:right w:val="single" w:sz="4" w:space="0" w:color="auto"/>
            </w:tcBorders>
          </w:tcPr>
          <w:p w14:paraId="75B4DAAE" w14:textId="77777777" w:rsidR="00962AA8" w:rsidRDefault="00000000">
            <w:r>
              <w:t>V7 (</w:t>
            </w:r>
            <w:proofErr w:type="spellStart"/>
            <w:r>
              <w:t>dyn</w:t>
            </w:r>
            <w:proofErr w:type="spellEnd"/>
            <w:r>
              <w:t xml:space="preserve">. </w:t>
            </w:r>
            <w:proofErr w:type="spellStart"/>
            <w:r>
              <w:t>Slippage</w:t>
            </w:r>
            <w:proofErr w:type="spellEnd"/>
            <w:r>
              <w:t>)</w:t>
            </w:r>
          </w:p>
        </w:tc>
        <w:tc>
          <w:tcPr>
            <w:tcW w:w="1646" w:type="dxa"/>
            <w:tcBorders>
              <w:top w:val="single" w:sz="4" w:space="0" w:color="auto"/>
              <w:left w:val="single" w:sz="4" w:space="0" w:color="auto"/>
              <w:bottom w:val="single" w:sz="4" w:space="0" w:color="auto"/>
              <w:right w:val="single" w:sz="4" w:space="0" w:color="auto"/>
            </w:tcBorders>
          </w:tcPr>
          <w:p w14:paraId="36363A8D" w14:textId="77777777" w:rsidR="00962AA8" w:rsidRDefault="00000000" w:rsidP="008841A1">
            <w:pPr>
              <w:jc w:val="right"/>
            </w:pPr>
            <w:r>
              <w:t>637.18 %</w:t>
            </w:r>
          </w:p>
        </w:tc>
        <w:tc>
          <w:tcPr>
            <w:tcW w:w="2070" w:type="dxa"/>
            <w:tcBorders>
              <w:top w:val="single" w:sz="4" w:space="0" w:color="auto"/>
              <w:left w:val="single" w:sz="4" w:space="0" w:color="auto"/>
              <w:bottom w:val="single" w:sz="4" w:space="0" w:color="auto"/>
              <w:right w:val="single" w:sz="4" w:space="0" w:color="auto"/>
            </w:tcBorders>
          </w:tcPr>
          <w:p w14:paraId="5970F815" w14:textId="77777777" w:rsidR="00962AA8" w:rsidRDefault="00000000" w:rsidP="008841A1">
            <w:pPr>
              <w:jc w:val="right"/>
            </w:pPr>
            <w:r>
              <w:t>-75.46 %</w:t>
            </w:r>
          </w:p>
        </w:tc>
        <w:tc>
          <w:tcPr>
            <w:tcW w:w="1800" w:type="dxa"/>
            <w:tcBorders>
              <w:top w:val="single" w:sz="4" w:space="0" w:color="auto"/>
              <w:left w:val="single" w:sz="4" w:space="0" w:color="auto"/>
              <w:bottom w:val="single" w:sz="4" w:space="0" w:color="auto"/>
              <w:right w:val="single" w:sz="4" w:space="0" w:color="auto"/>
            </w:tcBorders>
          </w:tcPr>
          <w:p w14:paraId="5DEA14B2" w14:textId="77777777" w:rsidR="00962AA8" w:rsidRDefault="00000000" w:rsidP="008841A1">
            <w:pPr>
              <w:jc w:val="right"/>
            </w:pPr>
            <w:r>
              <w:t>0.13</w:t>
            </w:r>
          </w:p>
        </w:tc>
      </w:tr>
      <w:tr w:rsidR="00962AA8" w14:paraId="662103F7" w14:textId="77777777" w:rsidTr="00A57BD5">
        <w:tc>
          <w:tcPr>
            <w:tcW w:w="1833" w:type="dxa"/>
            <w:tcBorders>
              <w:top w:val="single" w:sz="4" w:space="0" w:color="auto"/>
              <w:left w:val="single" w:sz="4" w:space="0" w:color="auto"/>
              <w:right w:val="single" w:sz="4" w:space="0" w:color="auto"/>
            </w:tcBorders>
          </w:tcPr>
          <w:p w14:paraId="504F4423" w14:textId="77777777" w:rsidR="00962AA8" w:rsidRDefault="00000000">
            <w:r>
              <w:t>Logitech</w:t>
            </w:r>
          </w:p>
        </w:tc>
        <w:tc>
          <w:tcPr>
            <w:tcW w:w="1916" w:type="dxa"/>
            <w:tcBorders>
              <w:top w:val="single" w:sz="4" w:space="0" w:color="auto"/>
              <w:left w:val="single" w:sz="4" w:space="0" w:color="auto"/>
              <w:bottom w:val="single" w:sz="4" w:space="0" w:color="auto"/>
              <w:right w:val="single" w:sz="4" w:space="0" w:color="auto"/>
            </w:tcBorders>
          </w:tcPr>
          <w:p w14:paraId="0BF5D972" w14:textId="77777777" w:rsidR="00962AA8" w:rsidRDefault="00000000">
            <w:r>
              <w:t>Buy &amp; Hold</w:t>
            </w:r>
          </w:p>
        </w:tc>
        <w:tc>
          <w:tcPr>
            <w:tcW w:w="1646" w:type="dxa"/>
            <w:tcBorders>
              <w:top w:val="single" w:sz="4" w:space="0" w:color="auto"/>
              <w:left w:val="single" w:sz="4" w:space="0" w:color="auto"/>
              <w:bottom w:val="single" w:sz="4" w:space="0" w:color="auto"/>
              <w:right w:val="single" w:sz="4" w:space="0" w:color="auto"/>
            </w:tcBorders>
          </w:tcPr>
          <w:p w14:paraId="71A39F03" w14:textId="77777777" w:rsidR="00962AA8" w:rsidRDefault="00000000" w:rsidP="008841A1">
            <w:pPr>
              <w:jc w:val="right"/>
            </w:pPr>
            <w:r>
              <w:t>380.10 %</w:t>
            </w:r>
          </w:p>
        </w:tc>
        <w:tc>
          <w:tcPr>
            <w:tcW w:w="2070" w:type="dxa"/>
            <w:tcBorders>
              <w:top w:val="single" w:sz="4" w:space="0" w:color="auto"/>
              <w:left w:val="single" w:sz="4" w:space="0" w:color="auto"/>
              <w:bottom w:val="single" w:sz="4" w:space="0" w:color="auto"/>
              <w:right w:val="single" w:sz="4" w:space="0" w:color="auto"/>
            </w:tcBorders>
          </w:tcPr>
          <w:p w14:paraId="2D182390" w14:textId="77777777" w:rsidR="00962AA8" w:rsidRDefault="00000000" w:rsidP="008841A1">
            <w:pPr>
              <w:jc w:val="right"/>
            </w:pPr>
            <w:r>
              <w:t>-85.57 %</w:t>
            </w:r>
          </w:p>
        </w:tc>
        <w:tc>
          <w:tcPr>
            <w:tcW w:w="1800" w:type="dxa"/>
            <w:tcBorders>
              <w:top w:val="single" w:sz="4" w:space="0" w:color="auto"/>
              <w:left w:val="single" w:sz="4" w:space="0" w:color="auto"/>
              <w:bottom w:val="single" w:sz="4" w:space="0" w:color="auto"/>
              <w:right w:val="single" w:sz="4" w:space="0" w:color="auto"/>
            </w:tcBorders>
          </w:tcPr>
          <w:p w14:paraId="12190D54" w14:textId="77777777" w:rsidR="00962AA8" w:rsidRDefault="00000000" w:rsidP="008841A1">
            <w:pPr>
              <w:jc w:val="right"/>
            </w:pPr>
            <w:r>
              <w:t>0.09</w:t>
            </w:r>
          </w:p>
        </w:tc>
      </w:tr>
      <w:tr w:rsidR="00962AA8" w14:paraId="2D7E750F" w14:textId="77777777" w:rsidTr="00A57BD5">
        <w:tc>
          <w:tcPr>
            <w:tcW w:w="1833" w:type="dxa"/>
            <w:tcBorders>
              <w:left w:val="single" w:sz="4" w:space="0" w:color="auto"/>
              <w:right w:val="single" w:sz="4" w:space="0" w:color="auto"/>
            </w:tcBorders>
          </w:tcPr>
          <w:p w14:paraId="1BA1FA44" w14:textId="7121779B" w:rsidR="00962AA8" w:rsidRDefault="00962AA8"/>
        </w:tc>
        <w:tc>
          <w:tcPr>
            <w:tcW w:w="1916" w:type="dxa"/>
            <w:tcBorders>
              <w:top w:val="single" w:sz="4" w:space="0" w:color="auto"/>
              <w:left w:val="single" w:sz="4" w:space="0" w:color="auto"/>
              <w:bottom w:val="single" w:sz="4" w:space="0" w:color="auto"/>
              <w:right w:val="single" w:sz="4" w:space="0" w:color="auto"/>
            </w:tcBorders>
          </w:tcPr>
          <w:p w14:paraId="300ACCE2" w14:textId="77777777" w:rsidR="00962AA8" w:rsidRDefault="00000000">
            <w:r>
              <w:t>Momentum</w:t>
            </w:r>
          </w:p>
        </w:tc>
        <w:tc>
          <w:tcPr>
            <w:tcW w:w="1646" w:type="dxa"/>
            <w:tcBorders>
              <w:top w:val="single" w:sz="4" w:space="0" w:color="auto"/>
              <w:left w:val="single" w:sz="4" w:space="0" w:color="auto"/>
              <w:bottom w:val="single" w:sz="4" w:space="0" w:color="auto"/>
              <w:right w:val="single" w:sz="4" w:space="0" w:color="auto"/>
            </w:tcBorders>
          </w:tcPr>
          <w:p w14:paraId="2962CD33" w14:textId="77777777" w:rsidR="00962AA8" w:rsidRDefault="00000000" w:rsidP="008841A1">
            <w:pPr>
              <w:jc w:val="right"/>
            </w:pPr>
            <w:r>
              <w:t>84.41 %</w:t>
            </w:r>
          </w:p>
        </w:tc>
        <w:tc>
          <w:tcPr>
            <w:tcW w:w="2070" w:type="dxa"/>
            <w:tcBorders>
              <w:top w:val="single" w:sz="4" w:space="0" w:color="auto"/>
              <w:left w:val="single" w:sz="4" w:space="0" w:color="auto"/>
              <w:bottom w:val="single" w:sz="4" w:space="0" w:color="auto"/>
              <w:right w:val="single" w:sz="4" w:space="0" w:color="auto"/>
            </w:tcBorders>
          </w:tcPr>
          <w:p w14:paraId="4E66E1DD" w14:textId="77777777" w:rsidR="00962AA8" w:rsidRDefault="00000000" w:rsidP="008841A1">
            <w:pPr>
              <w:jc w:val="right"/>
            </w:pPr>
            <w:r>
              <w:t>-63.17 %</w:t>
            </w:r>
          </w:p>
        </w:tc>
        <w:tc>
          <w:tcPr>
            <w:tcW w:w="1800" w:type="dxa"/>
            <w:tcBorders>
              <w:top w:val="single" w:sz="4" w:space="0" w:color="auto"/>
              <w:left w:val="single" w:sz="4" w:space="0" w:color="auto"/>
              <w:bottom w:val="single" w:sz="4" w:space="0" w:color="auto"/>
              <w:right w:val="single" w:sz="4" w:space="0" w:color="auto"/>
            </w:tcBorders>
          </w:tcPr>
          <w:p w14:paraId="5BF3A7EF" w14:textId="77777777" w:rsidR="00962AA8" w:rsidRDefault="00000000" w:rsidP="008841A1">
            <w:pPr>
              <w:jc w:val="right"/>
            </w:pPr>
            <w:r>
              <w:t>0.05</w:t>
            </w:r>
          </w:p>
        </w:tc>
      </w:tr>
      <w:tr w:rsidR="00962AA8" w14:paraId="2F0C06A4" w14:textId="77777777" w:rsidTr="00A57BD5">
        <w:tc>
          <w:tcPr>
            <w:tcW w:w="1833" w:type="dxa"/>
            <w:tcBorders>
              <w:left w:val="single" w:sz="4" w:space="0" w:color="auto"/>
              <w:bottom w:val="single" w:sz="4" w:space="0" w:color="auto"/>
              <w:right w:val="single" w:sz="4" w:space="0" w:color="auto"/>
            </w:tcBorders>
          </w:tcPr>
          <w:p w14:paraId="675D963D" w14:textId="21938BDC" w:rsidR="00962AA8" w:rsidRDefault="00962AA8"/>
        </w:tc>
        <w:tc>
          <w:tcPr>
            <w:tcW w:w="1916" w:type="dxa"/>
            <w:tcBorders>
              <w:top w:val="single" w:sz="4" w:space="0" w:color="auto"/>
              <w:left w:val="single" w:sz="4" w:space="0" w:color="auto"/>
              <w:bottom w:val="single" w:sz="4" w:space="0" w:color="auto"/>
              <w:right w:val="single" w:sz="4" w:space="0" w:color="auto"/>
            </w:tcBorders>
          </w:tcPr>
          <w:p w14:paraId="0C59A18B" w14:textId="77777777" w:rsidR="00962AA8" w:rsidRDefault="00000000">
            <w:r>
              <w:t>V7 (</w:t>
            </w:r>
            <w:proofErr w:type="spellStart"/>
            <w:r>
              <w:t>dyn</w:t>
            </w:r>
            <w:proofErr w:type="spellEnd"/>
            <w:r>
              <w:t xml:space="preserve">. </w:t>
            </w:r>
            <w:proofErr w:type="spellStart"/>
            <w:r>
              <w:t>Slippage</w:t>
            </w:r>
            <w:proofErr w:type="spellEnd"/>
            <w:r>
              <w:t>)</w:t>
            </w:r>
          </w:p>
        </w:tc>
        <w:tc>
          <w:tcPr>
            <w:tcW w:w="1646" w:type="dxa"/>
            <w:tcBorders>
              <w:top w:val="single" w:sz="4" w:space="0" w:color="auto"/>
              <w:left w:val="single" w:sz="4" w:space="0" w:color="auto"/>
              <w:bottom w:val="single" w:sz="4" w:space="0" w:color="auto"/>
              <w:right w:val="single" w:sz="4" w:space="0" w:color="auto"/>
            </w:tcBorders>
          </w:tcPr>
          <w:p w14:paraId="6596FCE1" w14:textId="77777777" w:rsidR="00962AA8" w:rsidRDefault="00000000" w:rsidP="008841A1">
            <w:pPr>
              <w:jc w:val="right"/>
            </w:pPr>
            <w:r>
              <w:t>302.77 %</w:t>
            </w:r>
          </w:p>
        </w:tc>
        <w:tc>
          <w:tcPr>
            <w:tcW w:w="2070" w:type="dxa"/>
            <w:tcBorders>
              <w:top w:val="single" w:sz="4" w:space="0" w:color="auto"/>
              <w:left w:val="single" w:sz="4" w:space="0" w:color="auto"/>
              <w:bottom w:val="single" w:sz="4" w:space="0" w:color="auto"/>
              <w:right w:val="single" w:sz="4" w:space="0" w:color="auto"/>
            </w:tcBorders>
          </w:tcPr>
          <w:p w14:paraId="6C702418" w14:textId="77777777" w:rsidR="00962AA8" w:rsidRDefault="00000000" w:rsidP="008841A1">
            <w:pPr>
              <w:jc w:val="right"/>
            </w:pPr>
            <w:r>
              <w:t>-82.30 %</w:t>
            </w:r>
          </w:p>
        </w:tc>
        <w:tc>
          <w:tcPr>
            <w:tcW w:w="1800" w:type="dxa"/>
            <w:tcBorders>
              <w:top w:val="single" w:sz="4" w:space="0" w:color="auto"/>
              <w:left w:val="single" w:sz="4" w:space="0" w:color="auto"/>
              <w:bottom w:val="single" w:sz="4" w:space="0" w:color="auto"/>
              <w:right w:val="single" w:sz="4" w:space="0" w:color="auto"/>
            </w:tcBorders>
          </w:tcPr>
          <w:p w14:paraId="25259D30" w14:textId="77777777" w:rsidR="00962AA8" w:rsidRDefault="00000000" w:rsidP="008841A1">
            <w:pPr>
              <w:jc w:val="right"/>
            </w:pPr>
            <w:r>
              <w:t>0.08</w:t>
            </w:r>
          </w:p>
        </w:tc>
      </w:tr>
    </w:tbl>
    <w:p w14:paraId="5533DC19" w14:textId="47EA32AD" w:rsidR="006818EB" w:rsidRDefault="006818EB" w:rsidP="006818EB">
      <w:pPr>
        <w:pStyle w:val="Caption"/>
      </w:pPr>
      <w:bookmarkStart w:id="104" w:name="_Toc229835409"/>
      <w:r>
        <w:t xml:space="preserve">Tabelle </w:t>
      </w:r>
      <w:r>
        <w:fldChar w:fldCharType="begin"/>
      </w:r>
      <w:r>
        <w:instrText xml:space="preserve"> SEQ Tabelle \* ARABIC </w:instrText>
      </w:r>
      <w:r>
        <w:fldChar w:fldCharType="separate"/>
      </w:r>
      <w:r w:rsidR="009D0E9B">
        <w:rPr>
          <w:noProof/>
        </w:rPr>
        <w:t>3</w:t>
      </w:r>
      <w:r>
        <w:fldChar w:fldCharType="end"/>
      </w:r>
      <w:r>
        <w:t>: Performance-Vergleich und Risikokennzahlen (Schweizer Aktienmarkt)</w:t>
      </w:r>
      <w:bookmarkEnd w:id="104"/>
    </w:p>
    <w:p w14:paraId="29810321" w14:textId="1D79C705" w:rsidR="006818EB" w:rsidRDefault="0019628D" w:rsidP="006818EB">
      <w:r>
        <w:t>Abbildung 5 und Abbildung 6 visualisieren die Endwerte der verschiedenen Strategien. Die empirische Analyse liefert drei fundamentale Erkenntnisse über die Funktionsweise des PSY-basierten Algorithmus im Schweizer Marktumfeld:</w:t>
      </w:r>
    </w:p>
    <w:p w14:paraId="6A86B4F2" w14:textId="2FDAAEBE" w:rsidR="0019628D" w:rsidRDefault="0019628D" w:rsidP="0019628D">
      <w:pPr>
        <w:pStyle w:val="ListParagraph"/>
        <w:numPr>
          <w:ilvl w:val="0"/>
          <w:numId w:val="47"/>
        </w:numPr>
      </w:pPr>
      <w:r>
        <w:t>Kosteneffizienz und Vermeidung des «</w:t>
      </w:r>
      <w:proofErr w:type="spellStart"/>
      <w:r>
        <w:t>Whipsaw</w:t>
      </w:r>
      <w:proofErr w:type="spellEnd"/>
      <w:r>
        <w:t>-Effekts»: Ein zentrales Ergebnis ist das deutliche Versagen der klassischen Momentum-Strategie (</w:t>
      </w:r>
      <w:r>
        <w:rPr>
          <w:rFonts w:ascii="Consolas" w:hAnsi="Consolas" w:cs="Consolas"/>
        </w:rPr>
        <w:t>SMA20</w:t>
      </w:r>
      <w:r>
        <w:t>) nach Abzug von Transaktionskosten. In volatilen Seitwärtsphasen generiert der Momentum-Ansatz eine hohe Anzahl an Fehlsignalen. Das daraus resultierende «</w:t>
      </w:r>
      <w:proofErr w:type="spellStart"/>
      <w:r>
        <w:t>Overtrading</w:t>
      </w:r>
      <w:proofErr w:type="spellEnd"/>
      <w:r>
        <w:t>» führt durch die kumulierten Gebühren zu einer massiven Erosion des Portfoliowerts (vgl. orangefarbene Balken in Abb. 3 und Abb. 4). Im Gegensatz dazu weist die V7-Strategie eine deskriptiv strengere Handelsdisziplin auf. Durch den statistischen Filter des PSY-Tests werden nur exzessive, explosive Preisphasen adressiert. Diese Selektivität reduziert die Transaktionshäufigkeit und schwächt die Sensitivität der Strategie gegenüber den hier modellierten Basis-Transaktionskosten messbar ab, wie die parametrische Sensitivitätsanalyse in Kapitel 4.3.3 zeigt.</w:t>
      </w:r>
    </w:p>
    <w:p w14:paraId="6CF025A6" w14:textId="306B668F" w:rsidR="0019628D" w:rsidRDefault="0019628D" w:rsidP="0019628D">
      <w:pPr>
        <w:pStyle w:val="ListParagraph"/>
        <w:numPr>
          <w:ilvl w:val="0"/>
          <w:numId w:val="47"/>
        </w:numPr>
      </w:pPr>
      <w:r>
        <w:t xml:space="preserve">Asymmetrisches Risikoprofil: Die V7-Strategie zeigt bei der Partners Group eine </w:t>
      </w:r>
      <w:proofErr w:type="spellStart"/>
      <w:r>
        <w:t>Drawdown</w:t>
      </w:r>
      <w:proofErr w:type="spellEnd"/>
      <w:r>
        <w:t>-Differenz von +8.33 Prozentpunkten (V7 −61.11 % vs. B&amp;H −69.44 %). Das 95 %-Bootstrap-Konfidenzintervall (</w:t>
      </w:r>
      <w:proofErr w:type="spellStart"/>
      <w:r>
        <w:t>Stationary</w:t>
      </w:r>
      <w:proofErr w:type="spellEnd"/>
      <w:r>
        <w:t xml:space="preserve">-Bootstrap mit Strategie-Re-Simulation, B = 100; Wild-Bootstrap-Schwellen aus B = 5'000 Pfaden) liegt unterhalb der 5 %-Grenze (zweiseitiger p-Wert 0.040; siehe Tabelle 4). Die beobachtete </w:t>
      </w:r>
      <w:proofErr w:type="spellStart"/>
      <w:r>
        <w:t>Drawdown</w:t>
      </w:r>
      <w:proofErr w:type="spellEnd"/>
      <w:r>
        <w:t xml:space="preserve">-Reduktion ist damit mit reinem Stichprobenrauschen verträglich und kann nicht als Evidenz für einen systematischen Crash-Schutz-Effekt der Strategie ausgelegt werden. Bei den übrigen vier Titeln liefert die V7-Strategie den </w:t>
      </w:r>
      <w:proofErr w:type="spellStart"/>
      <w:r>
        <w:t>Drawdown</w:t>
      </w:r>
      <w:proofErr w:type="spellEnd"/>
      <w:r>
        <w:t xml:space="preserve"> im Punktwert (Logitech +3.27 pp, Sika −1.87 pp, Richemont +0.39 pp, Lonza −4.29 pp; jeweils nicht signifikant). In der absoluten Nettorendite liefert V7 gegenüber Buy &amp; Hold bei der Partners Group (598.66 % vs. 1459.37 %) sowie bei allen weiteren untersuchten Titeln eine </w:t>
      </w:r>
      <w:proofErr w:type="spellStart"/>
      <w:r>
        <w:t>Underperformance</w:t>
      </w:r>
      <w:proofErr w:type="spellEnd"/>
      <w:r>
        <w:t>.</w:t>
      </w:r>
    </w:p>
    <w:p w14:paraId="26A881B4" w14:textId="2B3F344E" w:rsidR="00B90C8E" w:rsidRDefault="0019628D" w:rsidP="00056825">
      <w:pPr>
        <w:pStyle w:val="ListParagraph"/>
        <w:numPr>
          <w:ilvl w:val="0"/>
          <w:numId w:val="47"/>
        </w:numPr>
      </w:pPr>
      <w:r>
        <w:t xml:space="preserve">Opportunitätskosten in anhaltenden Hausse-Phasen: Bei Titeln mit langen, ungebrochenen Aufwärtstrends (Sika, Logitech) verzeichnet die V7-Strategie eine deutliche Unterperformance gegenüber Buy-and-Hold. Diese Differenzen sind im Punktwert gross, in beiden Bootstrap-Verfahren jedoch nicht statistisch signifikant von </w:t>
      </w:r>
      <w:r>
        <w:lastRenderedPageBreak/>
        <w:t xml:space="preserve">null verschieden; das System verschlechtert deskriptiv die Endrendite, eine statistisch belegbare Schlechter-Stellung ist nicht ableitbar. Eine Lesart dieser Differenzen als Versicherungsprämie ist mit der V7-Konfiguration nur teilweise haltbar: V7 liefert eine statistisch signifikante </w:t>
      </w:r>
      <w:proofErr w:type="spellStart"/>
      <w:r>
        <w:t>Drawdown</w:t>
      </w:r>
      <w:proofErr w:type="spellEnd"/>
      <w:r>
        <w:t xml:space="preserve">-Reduktion bei Partners Group (p = 0.040) und eine kleinere bei Logitech (+3.27 pp, </w:t>
      </w:r>
      <w:proofErr w:type="spellStart"/>
      <w:r>
        <w:t>n.s</w:t>
      </w:r>
      <w:proofErr w:type="spellEnd"/>
      <w:r>
        <w:t xml:space="preserve">.), bei Sika und Lonza bleibt der </w:t>
      </w:r>
      <w:proofErr w:type="spellStart"/>
      <w:r>
        <w:t>Drawdown</w:t>
      </w:r>
      <w:proofErr w:type="spellEnd"/>
      <w:r>
        <w:t xml:space="preserve"> jedoch marginal schlechter; die Strategie bleibt regelbasiert konsequent, ein expliziter Renditenutzen ergibt sich aus der vorliegenden Stichprobe jedoch nicht.</w:t>
      </w:r>
    </w:p>
    <w:p w14:paraId="4C50FD49" w14:textId="579A6BCB" w:rsidR="00F72690" w:rsidRDefault="00090D0A" w:rsidP="00F72690">
      <w:pPr>
        <w:keepNext/>
      </w:pPr>
      <w:r>
        <w:rPr>
          <w:noProof/>
        </w:rPr>
        <w:drawing>
          <wp:inline distT="0" distB="0" distL="0" distR="0" wp14:anchorId="5A261DB1" wp14:editId="292A9BC8">
            <wp:extent cx="5850890" cy="3163570"/>
            <wp:effectExtent l="0" t="0" r="0" b="0"/>
            <wp:docPr id="1752990311"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90311" name="Picture 4" descr="A graph of different colored bar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50890" cy="3163570"/>
                    </a:xfrm>
                    <a:prstGeom prst="rect">
                      <a:avLst/>
                    </a:prstGeom>
                  </pic:spPr>
                </pic:pic>
              </a:graphicData>
            </a:graphic>
          </wp:inline>
        </w:drawing>
      </w:r>
    </w:p>
    <w:p w14:paraId="13585660" w14:textId="4AAC7959" w:rsidR="00F72690" w:rsidRDefault="00F72690" w:rsidP="00F72690">
      <w:pPr>
        <w:pStyle w:val="Caption"/>
      </w:pPr>
      <w:bookmarkStart w:id="105" w:name="_Toc229835403"/>
      <w:r>
        <w:t xml:space="preserve">Abbildung </w:t>
      </w:r>
      <w:r>
        <w:fldChar w:fldCharType="begin"/>
      </w:r>
      <w:r>
        <w:instrText xml:space="preserve"> SEQ Abbildung \* ARABIC </w:instrText>
      </w:r>
      <w:r>
        <w:fldChar w:fldCharType="separate"/>
      </w:r>
      <w:r w:rsidR="004D04DD">
        <w:rPr>
          <w:noProof/>
        </w:rPr>
        <w:t>5</w:t>
      </w:r>
      <w:r>
        <w:fldChar w:fldCharType="end"/>
      </w:r>
      <w:r>
        <w:t>: Total Return Vergleich für alle 5 Aktien</w:t>
      </w:r>
      <w:bookmarkEnd w:id="105"/>
    </w:p>
    <w:p w14:paraId="2B1CD5EF" w14:textId="08060156" w:rsidR="00F72690" w:rsidRDefault="00090D0A" w:rsidP="00F72690">
      <w:pPr>
        <w:keepNext/>
      </w:pPr>
      <w:r>
        <w:rPr>
          <w:noProof/>
        </w:rPr>
        <w:drawing>
          <wp:inline distT="0" distB="0" distL="0" distR="0" wp14:anchorId="696DF07F" wp14:editId="70AFF3D8">
            <wp:extent cx="5850890" cy="3164840"/>
            <wp:effectExtent l="0" t="0" r="0" b="0"/>
            <wp:docPr id="450854349"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54349" name="Picture 5" descr="A graph of different colored bar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850890" cy="3164840"/>
                    </a:xfrm>
                    <a:prstGeom prst="rect">
                      <a:avLst/>
                    </a:prstGeom>
                  </pic:spPr>
                </pic:pic>
              </a:graphicData>
            </a:graphic>
          </wp:inline>
        </w:drawing>
      </w:r>
    </w:p>
    <w:p w14:paraId="1DC07BDF" w14:textId="0F27CD5A" w:rsidR="00F72690" w:rsidRPr="00F72690" w:rsidRDefault="00F72690" w:rsidP="00F72690">
      <w:pPr>
        <w:pStyle w:val="Caption"/>
      </w:pPr>
      <w:bookmarkStart w:id="106" w:name="_Toc229835404"/>
      <w:r>
        <w:t xml:space="preserve">Abbildung </w:t>
      </w:r>
      <w:r>
        <w:fldChar w:fldCharType="begin"/>
      </w:r>
      <w:r>
        <w:instrText xml:space="preserve"> SEQ Abbildung \* ARABIC </w:instrText>
      </w:r>
      <w:r>
        <w:fldChar w:fldCharType="separate"/>
      </w:r>
      <w:r w:rsidR="004D04DD">
        <w:rPr>
          <w:noProof/>
        </w:rPr>
        <w:t>6</w:t>
      </w:r>
      <w:r>
        <w:fldChar w:fldCharType="end"/>
      </w:r>
      <w:r>
        <w:t xml:space="preserve">: Max </w:t>
      </w:r>
      <w:proofErr w:type="spellStart"/>
      <w:r>
        <w:t>Drawdown</w:t>
      </w:r>
      <w:proofErr w:type="spellEnd"/>
      <w:r>
        <w:t xml:space="preserve"> Vergleich für alle 5 Aktien</w:t>
      </w:r>
      <w:bookmarkEnd w:id="106"/>
    </w:p>
    <w:p w14:paraId="7CB59D04" w14:textId="6C8EEE46" w:rsidR="00F3182F" w:rsidRDefault="00F3182F" w:rsidP="00F3182F">
      <w:pPr>
        <w:pStyle w:val="Heading3"/>
      </w:pPr>
      <w:r>
        <w:lastRenderedPageBreak/>
        <w:t xml:space="preserve"> </w:t>
      </w:r>
      <w:bookmarkStart w:id="107" w:name="_Toc229835372"/>
      <w:r>
        <w:t xml:space="preserve">Der Trade-off zwischen Rendite und </w:t>
      </w:r>
      <w:proofErr w:type="spellStart"/>
      <w:r>
        <w:t>Downside-Protection</w:t>
      </w:r>
      <w:bookmarkEnd w:id="107"/>
      <w:proofErr w:type="spellEnd"/>
    </w:p>
    <w:p w14:paraId="760CAD5F" w14:textId="7CC2EFD6" w:rsidR="00F72690" w:rsidRDefault="001D1DA2" w:rsidP="00F72690">
      <w:r>
        <w:t xml:space="preserve">Die Analyse des Risikoprofils verdeutlicht, dass die </w:t>
      </w:r>
      <w:r>
        <w:rPr>
          <w:rFonts w:ascii="Consolas" w:hAnsi="Consolas" w:cs="Consolas"/>
        </w:rPr>
        <w:t>SMA20</w:t>
      </w:r>
      <w:r>
        <w:t xml:space="preserve">-Momentum-Strategie zwar bei ausgewählten Titeln den Maximum </w:t>
      </w:r>
      <w:proofErr w:type="spellStart"/>
      <w:r>
        <w:t>Drawdown</w:t>
      </w:r>
      <w:proofErr w:type="spellEnd"/>
      <w:r>
        <w:t xml:space="preserve"> reduziert, dies jedoch mit substanziellen Opportunitätskosten und einer entsprechend tieferen absoluten Rendite einhergeht. Ein illustratives Beispiel ist Richemont: Der maximale </w:t>
      </w:r>
      <w:proofErr w:type="spellStart"/>
      <w:r>
        <w:t>Drawdown</w:t>
      </w:r>
      <w:proofErr w:type="spellEnd"/>
      <w:r>
        <w:t xml:space="preserve"> der Momentum-Strategie liegt nach Kosten bei −89.26 %, die kumulierte Nettorendite bei −73.57 %. Dies illustriert empirisch, wie das «</w:t>
      </w:r>
      <w:proofErr w:type="spellStart"/>
      <w:r>
        <w:t>Overtrading</w:t>
      </w:r>
      <w:proofErr w:type="spellEnd"/>
      <w:r>
        <w:t>» einfacher Trendfolgemodelle in Seitwärtsphasen die Bruttorenditen durch akkumulierte Transaktionskosten erodiert.</w:t>
      </w:r>
    </w:p>
    <w:p w14:paraId="3053C3C3" w14:textId="3BC5C8EC" w:rsidR="00850C7A" w:rsidRPr="00850C7A" w:rsidRDefault="001D1DA2" w:rsidP="00850C7A">
      <w:r>
        <w:t xml:space="preserve">Bei Richemont liegt der </w:t>
      </w:r>
      <w:proofErr w:type="spellStart"/>
      <w:r>
        <w:t>Drawdown</w:t>
      </w:r>
      <w:proofErr w:type="spellEnd"/>
      <w:r>
        <w:t xml:space="preserve"> der V7-Strategie nahe an der Buy &amp; Hold-Benchmark (V7: −67.11 % vs. B&amp;H: −67.50 %; </w:t>
      </w:r>
      <m:oMath>
        <m:r>
          <w:rPr>
            <w:rFonts w:ascii="Cambria Math" w:hAnsi="Cambria Math"/>
          </w:rPr>
          <m:t>Δ</m:t>
        </m:r>
      </m:oMath>
      <w:r>
        <w:t xml:space="preserve"> = +0.39 pp, p = 0.680 nicht signifikant); die kumulative Rendite liegt bei 898.37 % praktisch auf dem Niveau von Buy &amp; Hold (957.01 %; </w:t>
      </w:r>
      <m:oMath>
        <m:r>
          <w:rPr>
            <w:rFonts w:ascii="Cambria Math" w:hAnsi="Cambria Math"/>
          </w:rPr>
          <m:t>Δ</m:t>
        </m:r>
      </m:oMath>
      <w:r>
        <w:t xml:space="preserve"> = −58.65 pp, p = 0.97 nicht signifikant). Bei der Partners Group erzielt die V7-Strategie unter dem volatilitätsabhängigen Slippage-Modell eine Nettorendite von 598.66 % gegenüber 1459.37 % bei Buy &amp; Hold (</w:t>
      </w:r>
      <m:oMath>
        <m:r>
          <w:rPr>
            <w:rFonts w:ascii="Cambria Math" w:hAnsi="Cambria Math"/>
          </w:rPr>
          <m:t>Δ</m:t>
        </m:r>
      </m:oMath>
      <w:r>
        <w:t xml:space="preserve"> = −860.71 pp, p = 0.920 nicht signifikant). Der Maximum Drawdown ist um 8.33 pp tiefer (−61.11 % gegen −69.44 %); das 95 %-Bootstrap-KI des Stationary-Bootstraps mit Strategie-Re-Simulation streift die Null gerade noch (zweiseitiger p-Wert 0.040, B = 100 </w:t>
      </w:r>
      <w:proofErr w:type="spellStart"/>
      <w:r>
        <w:t>Stationary</w:t>
      </w:r>
      <w:proofErr w:type="spellEnd"/>
      <w:r>
        <w:t>-Bootstrap-Pfade auf den B = 5'000 Wild-Bootstrap-Schwellen, mittlere Blocklänge 21 d), so dass die Reduktion unter dieser Inferenz als statistisch signifikant einzuordnen ist.</w:t>
      </w:r>
    </w:p>
    <w:tbl>
      <w:tblPr>
        <w:tblStyle w:val="TableGrid"/>
        <w:tblW w:w="0" w:type="auto"/>
        <w:tblLook w:val="04A0" w:firstRow="1" w:lastRow="0" w:firstColumn="1" w:lastColumn="0" w:noHBand="0" w:noVBand="1"/>
      </w:tblPr>
      <w:tblGrid>
        <w:gridCol w:w="1315"/>
        <w:gridCol w:w="1315"/>
        <w:gridCol w:w="1315"/>
        <w:gridCol w:w="1314"/>
        <w:gridCol w:w="1315"/>
        <w:gridCol w:w="1315"/>
        <w:gridCol w:w="1315"/>
      </w:tblGrid>
      <w:tr w:rsidR="00850C7A" w:rsidRPr="00850C7A" w14:paraId="48423170" w14:textId="77777777" w:rsidTr="008E386F">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889CEA2" w14:textId="77777777" w:rsidR="00850C7A" w:rsidRPr="00850C7A" w:rsidRDefault="00850C7A" w:rsidP="00850C7A">
            <w:r>
              <w:rPr>
                <w:b/>
              </w:rPr>
              <w:t>Asset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79C8D891" w14:textId="77777777" w:rsidR="00850C7A" w:rsidRPr="00850C7A" w:rsidRDefault="00850C7A" w:rsidP="00850C7A">
            <m:oMath>
              <m:r>
                <w:rPr>
                  <w:rFonts w:ascii="Cambria Math" w:hAnsi="Cambria Math"/>
                </w:rPr>
                <m:t>Δ</m:t>
              </m:r>
            </m:oMath>
            <w:r>
              <w:rPr>
                <w:b/>
              </w:rPr>
              <w:t xml:space="preserve"> Total Return (pp)</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92929F7" w14:textId="77777777" w:rsidR="00850C7A" w:rsidRPr="00850C7A" w:rsidRDefault="00850C7A" w:rsidP="00850C7A">
            <w:r>
              <w:rPr>
                <w:b/>
              </w:rPr>
              <w:t>p (stat.)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B3BA2CD" w14:textId="77777777" w:rsidR="00850C7A" w:rsidRPr="00850C7A" w:rsidRDefault="00850C7A" w:rsidP="00850C7A">
            <m:oMath>
              <m:r>
                <w:rPr>
                  <w:rFonts w:ascii="Cambria Math" w:hAnsi="Cambria Math"/>
                </w:rPr>
                <m:t>Δ</m:t>
              </m:r>
            </m:oMath>
            <w:r>
              <w:rPr>
                <w:b/>
              </w:rPr>
              <w:t xml:space="preserve"> Max DD (pp)</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29E1638C" w14:textId="77777777" w:rsidR="00850C7A" w:rsidRPr="00850C7A" w:rsidRDefault="00850C7A" w:rsidP="00850C7A">
            <w:r>
              <w:rPr>
                <w:b/>
              </w:rPr>
              <w:t>p (stat.)</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46B4B9DE" w14:textId="77777777" w:rsidR="00850C7A" w:rsidRPr="00850C7A" w:rsidRDefault="00850C7A" w:rsidP="00850C7A">
            <m:oMath>
              <m:r>
                <w:rPr>
                  <w:rFonts w:ascii="Cambria Math" w:hAnsi="Cambria Math"/>
                </w:rPr>
                <m:t>Δ</m:t>
              </m:r>
            </m:oMath>
            <w:r>
              <w:rPr>
                <w:b/>
              </w:rPr>
              <w:t xml:space="preserve"> Sharpe</w:t>
            </w:r>
          </w:p>
        </w:tc>
        <w:tc>
          <w:tcPr>
            <w:tcW w:w="1316" w:type="dxa"/>
            <w:tcBorders>
              <w:top w:val="single" w:sz="4" w:space="0" w:color="auto"/>
              <w:left w:val="single" w:sz="4" w:space="0" w:color="auto"/>
              <w:bottom w:val="single" w:sz="4" w:space="0" w:color="auto"/>
              <w:right w:val="single" w:sz="4" w:space="0" w:color="auto"/>
            </w:tcBorders>
            <w:shd w:val="clear" w:color="auto" w:fill="DAEEF3" w:themeFill="accent5" w:themeFillTint="33"/>
            <w:hideMark/>
          </w:tcPr>
          <w:p w14:paraId="1E4B427B" w14:textId="77777777" w:rsidR="00850C7A" w:rsidRPr="00850C7A" w:rsidRDefault="00850C7A" w:rsidP="00850C7A">
            <w:r>
              <w:rPr>
                <w:b/>
              </w:rPr>
              <w:t>p (stat.)</w:t>
            </w:r>
          </w:p>
        </w:tc>
      </w:tr>
      <w:tr w:rsidR="00850C7A" w:rsidRPr="00850C7A" w14:paraId="6FB100CA"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2E6F7DD7" w14:textId="77777777" w:rsidR="00850C7A" w:rsidRPr="00850C7A" w:rsidRDefault="00850C7A" w:rsidP="00850C7A">
            <w:r>
              <w:t>Partners Group</w:t>
            </w:r>
          </w:p>
        </w:tc>
        <w:tc>
          <w:tcPr>
            <w:tcW w:w="1316" w:type="dxa"/>
            <w:tcBorders>
              <w:top w:val="single" w:sz="4" w:space="0" w:color="auto"/>
              <w:left w:val="single" w:sz="4" w:space="0" w:color="auto"/>
              <w:bottom w:val="single" w:sz="4" w:space="0" w:color="auto"/>
              <w:right w:val="single" w:sz="4" w:space="0" w:color="auto"/>
            </w:tcBorders>
            <w:hideMark/>
          </w:tcPr>
          <w:p w14:paraId="063B6704" w14:textId="77777777" w:rsidR="00850C7A" w:rsidRPr="00850C7A" w:rsidRDefault="00850C7A" w:rsidP="00850C7A">
            <w:r>
              <w:t>-860.71</w:t>
            </w:r>
          </w:p>
        </w:tc>
        <w:tc>
          <w:tcPr>
            <w:tcW w:w="1316" w:type="dxa"/>
            <w:tcBorders>
              <w:top w:val="single" w:sz="4" w:space="0" w:color="auto"/>
              <w:left w:val="single" w:sz="4" w:space="0" w:color="auto"/>
              <w:bottom w:val="single" w:sz="4" w:space="0" w:color="auto"/>
              <w:right w:val="single" w:sz="4" w:space="0" w:color="auto"/>
            </w:tcBorders>
            <w:hideMark/>
          </w:tcPr>
          <w:p w14:paraId="2FEBC9FD" w14:textId="77777777" w:rsidR="00850C7A" w:rsidRPr="00850C7A" w:rsidRDefault="00850C7A" w:rsidP="00850C7A">
            <w:r>
              <w:t>0.920</w:t>
            </w:r>
          </w:p>
        </w:tc>
        <w:tc>
          <w:tcPr>
            <w:tcW w:w="1316" w:type="dxa"/>
            <w:tcBorders>
              <w:top w:val="single" w:sz="4" w:space="0" w:color="auto"/>
              <w:left w:val="single" w:sz="4" w:space="0" w:color="auto"/>
              <w:bottom w:val="single" w:sz="4" w:space="0" w:color="auto"/>
              <w:right w:val="single" w:sz="4" w:space="0" w:color="auto"/>
            </w:tcBorders>
            <w:hideMark/>
          </w:tcPr>
          <w:p w14:paraId="03B0B7F8" w14:textId="77777777" w:rsidR="00850C7A" w:rsidRPr="00850C7A" w:rsidRDefault="00850C7A" w:rsidP="00850C7A">
            <w:r>
              <w:t>+8.33</w:t>
            </w:r>
          </w:p>
        </w:tc>
        <w:tc>
          <w:tcPr>
            <w:tcW w:w="1316" w:type="dxa"/>
            <w:tcBorders>
              <w:top w:val="single" w:sz="4" w:space="0" w:color="auto"/>
              <w:left w:val="single" w:sz="4" w:space="0" w:color="auto"/>
              <w:bottom w:val="single" w:sz="4" w:space="0" w:color="auto"/>
              <w:right w:val="single" w:sz="4" w:space="0" w:color="auto"/>
            </w:tcBorders>
            <w:hideMark/>
          </w:tcPr>
          <w:p w14:paraId="2D8E5C64" w14:textId="77777777" w:rsidR="00850C7A" w:rsidRPr="00850C7A" w:rsidRDefault="00850C7A" w:rsidP="00850C7A">
            <w:r>
              <w:t>0.040</w:t>
            </w:r>
          </w:p>
        </w:tc>
        <w:tc>
          <w:tcPr>
            <w:tcW w:w="1316" w:type="dxa"/>
            <w:tcBorders>
              <w:top w:val="single" w:sz="4" w:space="0" w:color="auto"/>
              <w:left w:val="single" w:sz="4" w:space="0" w:color="auto"/>
              <w:bottom w:val="single" w:sz="4" w:space="0" w:color="auto"/>
              <w:right w:val="single" w:sz="4" w:space="0" w:color="auto"/>
            </w:tcBorders>
            <w:hideMark/>
          </w:tcPr>
          <w:p w14:paraId="497B441D" w14:textId="77777777" w:rsidR="00850C7A" w:rsidRPr="00850C7A" w:rsidRDefault="00850C7A" w:rsidP="00850C7A">
            <w:r>
              <w:t>-0.1176</w:t>
            </w:r>
          </w:p>
        </w:tc>
        <w:tc>
          <w:tcPr>
            <w:tcW w:w="1316" w:type="dxa"/>
            <w:tcBorders>
              <w:top w:val="single" w:sz="4" w:space="0" w:color="auto"/>
              <w:left w:val="single" w:sz="4" w:space="0" w:color="auto"/>
              <w:bottom w:val="single" w:sz="4" w:space="0" w:color="auto"/>
              <w:right w:val="single" w:sz="4" w:space="0" w:color="auto"/>
            </w:tcBorders>
            <w:hideMark/>
          </w:tcPr>
          <w:p w14:paraId="18F0F9EF" w14:textId="77777777" w:rsidR="00850C7A" w:rsidRPr="00850C7A" w:rsidRDefault="00850C7A" w:rsidP="00850C7A">
            <w:r>
              <w:t>0.190</w:t>
            </w:r>
          </w:p>
        </w:tc>
      </w:tr>
      <w:tr w:rsidR="00850C7A" w:rsidRPr="00850C7A" w14:paraId="2E98569C"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747843B6" w14:textId="77777777" w:rsidR="00850C7A" w:rsidRPr="00850C7A" w:rsidRDefault="00850C7A" w:rsidP="00850C7A">
            <w:r>
              <w:t>Lonza</w:t>
            </w:r>
          </w:p>
        </w:tc>
        <w:tc>
          <w:tcPr>
            <w:tcW w:w="1316" w:type="dxa"/>
            <w:tcBorders>
              <w:top w:val="single" w:sz="4" w:space="0" w:color="auto"/>
              <w:left w:val="single" w:sz="4" w:space="0" w:color="auto"/>
              <w:bottom w:val="single" w:sz="4" w:space="0" w:color="auto"/>
              <w:right w:val="single" w:sz="4" w:space="0" w:color="auto"/>
            </w:tcBorders>
            <w:hideMark/>
          </w:tcPr>
          <w:p w14:paraId="44CA808C" w14:textId="77777777" w:rsidR="00850C7A" w:rsidRPr="00850C7A" w:rsidRDefault="00850C7A" w:rsidP="00850C7A">
            <w:r>
              <w:t>-613.26</w:t>
            </w:r>
          </w:p>
        </w:tc>
        <w:tc>
          <w:tcPr>
            <w:tcW w:w="1316" w:type="dxa"/>
            <w:tcBorders>
              <w:top w:val="single" w:sz="4" w:space="0" w:color="auto"/>
              <w:left w:val="single" w:sz="4" w:space="0" w:color="auto"/>
              <w:bottom w:val="single" w:sz="4" w:space="0" w:color="auto"/>
              <w:right w:val="single" w:sz="4" w:space="0" w:color="auto"/>
            </w:tcBorders>
            <w:hideMark/>
          </w:tcPr>
          <w:p w14:paraId="27B25633" w14:textId="77777777" w:rsidR="00850C7A" w:rsidRPr="00850C7A" w:rsidRDefault="00850C7A" w:rsidP="00850C7A">
            <w:r>
              <w:t>0.660</w:t>
            </w:r>
          </w:p>
        </w:tc>
        <w:tc>
          <w:tcPr>
            <w:tcW w:w="1316" w:type="dxa"/>
            <w:tcBorders>
              <w:top w:val="single" w:sz="4" w:space="0" w:color="auto"/>
              <w:left w:val="single" w:sz="4" w:space="0" w:color="auto"/>
              <w:bottom w:val="single" w:sz="4" w:space="0" w:color="auto"/>
              <w:right w:val="single" w:sz="4" w:space="0" w:color="auto"/>
            </w:tcBorders>
            <w:hideMark/>
          </w:tcPr>
          <w:p w14:paraId="7FA1A61C" w14:textId="77777777" w:rsidR="00850C7A" w:rsidRPr="00850C7A" w:rsidRDefault="00850C7A" w:rsidP="00850C7A">
            <w:r>
              <w:t>-4.29</w:t>
            </w:r>
          </w:p>
        </w:tc>
        <w:tc>
          <w:tcPr>
            <w:tcW w:w="1316" w:type="dxa"/>
            <w:tcBorders>
              <w:top w:val="single" w:sz="4" w:space="0" w:color="auto"/>
              <w:left w:val="single" w:sz="4" w:space="0" w:color="auto"/>
              <w:bottom w:val="single" w:sz="4" w:space="0" w:color="auto"/>
              <w:right w:val="single" w:sz="4" w:space="0" w:color="auto"/>
            </w:tcBorders>
            <w:hideMark/>
          </w:tcPr>
          <w:p w14:paraId="776E7A3A" w14:textId="77777777" w:rsidR="00850C7A" w:rsidRPr="00850C7A" w:rsidRDefault="00850C7A" w:rsidP="00850C7A">
            <w:r>
              <w:t>0.190</w:t>
            </w:r>
          </w:p>
        </w:tc>
        <w:tc>
          <w:tcPr>
            <w:tcW w:w="1316" w:type="dxa"/>
            <w:tcBorders>
              <w:top w:val="single" w:sz="4" w:space="0" w:color="auto"/>
              <w:left w:val="single" w:sz="4" w:space="0" w:color="auto"/>
              <w:bottom w:val="single" w:sz="4" w:space="0" w:color="auto"/>
              <w:right w:val="single" w:sz="4" w:space="0" w:color="auto"/>
            </w:tcBorders>
            <w:hideMark/>
          </w:tcPr>
          <w:p w14:paraId="6453FF39" w14:textId="77777777" w:rsidR="00850C7A" w:rsidRPr="00850C7A" w:rsidRDefault="00850C7A" w:rsidP="00850C7A">
            <w:r>
              <w:t>-0.1222</w:t>
            </w:r>
          </w:p>
        </w:tc>
        <w:tc>
          <w:tcPr>
            <w:tcW w:w="1316" w:type="dxa"/>
            <w:tcBorders>
              <w:top w:val="single" w:sz="4" w:space="0" w:color="auto"/>
              <w:left w:val="single" w:sz="4" w:space="0" w:color="auto"/>
              <w:bottom w:val="single" w:sz="4" w:space="0" w:color="auto"/>
              <w:right w:val="single" w:sz="4" w:space="0" w:color="auto"/>
            </w:tcBorders>
            <w:hideMark/>
          </w:tcPr>
          <w:p w14:paraId="05732D2A" w14:textId="77777777" w:rsidR="00850C7A" w:rsidRPr="00850C7A" w:rsidRDefault="00850C7A" w:rsidP="00850C7A">
            <w:r>
              <w:t>0.070</w:t>
            </w:r>
          </w:p>
        </w:tc>
      </w:tr>
      <w:tr w:rsidR="00850C7A" w:rsidRPr="00850C7A" w14:paraId="1CCB2632"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253F7AE9" w14:textId="77777777" w:rsidR="00850C7A" w:rsidRPr="00850C7A" w:rsidRDefault="00850C7A" w:rsidP="00850C7A">
            <w:r>
              <w:t>Richemont</w:t>
            </w:r>
          </w:p>
        </w:tc>
        <w:tc>
          <w:tcPr>
            <w:tcW w:w="1316" w:type="dxa"/>
            <w:tcBorders>
              <w:top w:val="single" w:sz="4" w:space="0" w:color="auto"/>
              <w:left w:val="single" w:sz="4" w:space="0" w:color="auto"/>
              <w:bottom w:val="single" w:sz="4" w:space="0" w:color="auto"/>
              <w:right w:val="single" w:sz="4" w:space="0" w:color="auto"/>
            </w:tcBorders>
            <w:hideMark/>
          </w:tcPr>
          <w:p w14:paraId="0F5B0720" w14:textId="77777777" w:rsidR="00850C7A" w:rsidRPr="00850C7A" w:rsidRDefault="00850C7A" w:rsidP="00850C7A">
            <w:r>
              <w:t>-58.65</w:t>
            </w:r>
          </w:p>
        </w:tc>
        <w:tc>
          <w:tcPr>
            <w:tcW w:w="1316" w:type="dxa"/>
            <w:tcBorders>
              <w:top w:val="single" w:sz="4" w:space="0" w:color="auto"/>
              <w:left w:val="single" w:sz="4" w:space="0" w:color="auto"/>
              <w:bottom w:val="single" w:sz="4" w:space="0" w:color="auto"/>
              <w:right w:val="single" w:sz="4" w:space="0" w:color="auto"/>
            </w:tcBorders>
            <w:hideMark/>
          </w:tcPr>
          <w:p w14:paraId="322D1F3B" w14:textId="77777777" w:rsidR="00850C7A" w:rsidRPr="00850C7A" w:rsidRDefault="00850C7A" w:rsidP="00850C7A">
            <w:r>
              <w:t>0.970</w:t>
            </w:r>
          </w:p>
        </w:tc>
        <w:tc>
          <w:tcPr>
            <w:tcW w:w="1316" w:type="dxa"/>
            <w:tcBorders>
              <w:top w:val="single" w:sz="4" w:space="0" w:color="auto"/>
              <w:left w:val="single" w:sz="4" w:space="0" w:color="auto"/>
              <w:bottom w:val="single" w:sz="4" w:space="0" w:color="auto"/>
              <w:right w:val="single" w:sz="4" w:space="0" w:color="auto"/>
            </w:tcBorders>
            <w:hideMark/>
          </w:tcPr>
          <w:p w14:paraId="0813F4A7" w14:textId="77777777" w:rsidR="00850C7A" w:rsidRPr="00850C7A" w:rsidRDefault="00850C7A" w:rsidP="00850C7A">
            <w:r>
              <w:t>+0.39</w:t>
            </w:r>
          </w:p>
        </w:tc>
        <w:tc>
          <w:tcPr>
            <w:tcW w:w="1316" w:type="dxa"/>
            <w:tcBorders>
              <w:top w:val="single" w:sz="4" w:space="0" w:color="auto"/>
              <w:left w:val="single" w:sz="4" w:space="0" w:color="auto"/>
              <w:bottom w:val="single" w:sz="4" w:space="0" w:color="auto"/>
              <w:right w:val="single" w:sz="4" w:space="0" w:color="auto"/>
            </w:tcBorders>
            <w:hideMark/>
          </w:tcPr>
          <w:p w14:paraId="009D5276" w14:textId="77777777" w:rsidR="00850C7A" w:rsidRPr="00850C7A" w:rsidRDefault="00850C7A" w:rsidP="00850C7A">
            <w:r>
              <w:t>0.680</w:t>
            </w:r>
          </w:p>
        </w:tc>
        <w:tc>
          <w:tcPr>
            <w:tcW w:w="1316" w:type="dxa"/>
            <w:tcBorders>
              <w:top w:val="single" w:sz="4" w:space="0" w:color="auto"/>
              <w:left w:val="single" w:sz="4" w:space="0" w:color="auto"/>
              <w:bottom w:val="single" w:sz="4" w:space="0" w:color="auto"/>
              <w:right w:val="single" w:sz="4" w:space="0" w:color="auto"/>
            </w:tcBorders>
            <w:hideMark/>
          </w:tcPr>
          <w:p w14:paraId="2E71174A" w14:textId="77777777" w:rsidR="00850C7A" w:rsidRPr="00850C7A" w:rsidRDefault="00850C7A" w:rsidP="00850C7A">
            <w:r>
              <w:t>-0.0053</w:t>
            </w:r>
          </w:p>
        </w:tc>
        <w:tc>
          <w:tcPr>
            <w:tcW w:w="1316" w:type="dxa"/>
            <w:tcBorders>
              <w:top w:val="single" w:sz="4" w:space="0" w:color="auto"/>
              <w:left w:val="single" w:sz="4" w:space="0" w:color="auto"/>
              <w:bottom w:val="single" w:sz="4" w:space="0" w:color="auto"/>
              <w:right w:val="single" w:sz="4" w:space="0" w:color="auto"/>
            </w:tcBorders>
            <w:hideMark/>
          </w:tcPr>
          <w:p w14:paraId="439741FC" w14:textId="77777777" w:rsidR="00850C7A" w:rsidRPr="00850C7A" w:rsidRDefault="00850C7A" w:rsidP="00850C7A">
            <w:r>
              <w:t>0.930</w:t>
            </w:r>
          </w:p>
        </w:tc>
      </w:tr>
      <w:tr w:rsidR="00850C7A" w:rsidRPr="00850C7A" w14:paraId="32C7FDCE"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38850C74" w14:textId="77777777" w:rsidR="00850C7A" w:rsidRPr="00850C7A" w:rsidRDefault="00850C7A" w:rsidP="00850C7A">
            <w:r>
              <w:t>Sika</w:t>
            </w:r>
          </w:p>
        </w:tc>
        <w:tc>
          <w:tcPr>
            <w:tcW w:w="1316" w:type="dxa"/>
            <w:tcBorders>
              <w:top w:val="single" w:sz="4" w:space="0" w:color="auto"/>
              <w:left w:val="single" w:sz="4" w:space="0" w:color="auto"/>
              <w:bottom w:val="single" w:sz="4" w:space="0" w:color="auto"/>
              <w:right w:val="single" w:sz="4" w:space="0" w:color="auto"/>
            </w:tcBorders>
            <w:hideMark/>
          </w:tcPr>
          <w:p w14:paraId="633B9222" w14:textId="77777777" w:rsidR="00850C7A" w:rsidRPr="00850C7A" w:rsidRDefault="00850C7A" w:rsidP="00850C7A">
            <w:r>
              <w:t>-452.29</w:t>
            </w:r>
          </w:p>
        </w:tc>
        <w:tc>
          <w:tcPr>
            <w:tcW w:w="1316" w:type="dxa"/>
            <w:tcBorders>
              <w:top w:val="single" w:sz="4" w:space="0" w:color="auto"/>
              <w:left w:val="single" w:sz="4" w:space="0" w:color="auto"/>
              <w:bottom w:val="single" w:sz="4" w:space="0" w:color="auto"/>
              <w:right w:val="single" w:sz="4" w:space="0" w:color="auto"/>
            </w:tcBorders>
            <w:hideMark/>
          </w:tcPr>
          <w:p w14:paraId="7F6213F0" w14:textId="77777777" w:rsidR="00850C7A" w:rsidRPr="00850C7A" w:rsidRDefault="00850C7A" w:rsidP="00850C7A">
            <w:r>
              <w:t>0.680</w:t>
            </w:r>
          </w:p>
        </w:tc>
        <w:tc>
          <w:tcPr>
            <w:tcW w:w="1316" w:type="dxa"/>
            <w:tcBorders>
              <w:top w:val="single" w:sz="4" w:space="0" w:color="auto"/>
              <w:left w:val="single" w:sz="4" w:space="0" w:color="auto"/>
              <w:bottom w:val="single" w:sz="4" w:space="0" w:color="auto"/>
              <w:right w:val="single" w:sz="4" w:space="0" w:color="auto"/>
            </w:tcBorders>
            <w:hideMark/>
          </w:tcPr>
          <w:p w14:paraId="70A3EC79" w14:textId="77777777" w:rsidR="00850C7A" w:rsidRPr="00850C7A" w:rsidRDefault="00850C7A" w:rsidP="00850C7A">
            <w:r>
              <w:t>-1.87</w:t>
            </w:r>
          </w:p>
        </w:tc>
        <w:tc>
          <w:tcPr>
            <w:tcW w:w="1316" w:type="dxa"/>
            <w:tcBorders>
              <w:top w:val="single" w:sz="4" w:space="0" w:color="auto"/>
              <w:left w:val="single" w:sz="4" w:space="0" w:color="auto"/>
              <w:bottom w:val="single" w:sz="4" w:space="0" w:color="auto"/>
              <w:right w:val="single" w:sz="4" w:space="0" w:color="auto"/>
            </w:tcBorders>
            <w:hideMark/>
          </w:tcPr>
          <w:p w14:paraId="5BB3DBC3" w14:textId="77777777" w:rsidR="00850C7A" w:rsidRPr="00850C7A" w:rsidRDefault="00850C7A" w:rsidP="00850C7A">
            <w:r>
              <w:t>0.300</w:t>
            </w:r>
          </w:p>
        </w:tc>
        <w:tc>
          <w:tcPr>
            <w:tcW w:w="1316" w:type="dxa"/>
            <w:tcBorders>
              <w:top w:val="single" w:sz="4" w:space="0" w:color="auto"/>
              <w:left w:val="single" w:sz="4" w:space="0" w:color="auto"/>
              <w:bottom w:val="single" w:sz="4" w:space="0" w:color="auto"/>
              <w:right w:val="single" w:sz="4" w:space="0" w:color="auto"/>
            </w:tcBorders>
            <w:hideMark/>
          </w:tcPr>
          <w:p w14:paraId="1E02A0C8" w14:textId="77777777" w:rsidR="00850C7A" w:rsidRPr="00850C7A" w:rsidRDefault="00850C7A" w:rsidP="00850C7A">
            <w:r>
              <w:t>-0.0710</w:t>
            </w:r>
          </w:p>
        </w:tc>
        <w:tc>
          <w:tcPr>
            <w:tcW w:w="1316" w:type="dxa"/>
            <w:tcBorders>
              <w:top w:val="single" w:sz="4" w:space="0" w:color="auto"/>
              <w:left w:val="single" w:sz="4" w:space="0" w:color="auto"/>
              <w:bottom w:val="single" w:sz="4" w:space="0" w:color="auto"/>
              <w:right w:val="single" w:sz="4" w:space="0" w:color="auto"/>
            </w:tcBorders>
            <w:hideMark/>
          </w:tcPr>
          <w:p w14:paraId="65DEE36F" w14:textId="77777777" w:rsidR="00850C7A" w:rsidRPr="00850C7A" w:rsidRDefault="00850C7A" w:rsidP="00850C7A">
            <w:r>
              <w:t>0.220</w:t>
            </w:r>
          </w:p>
        </w:tc>
      </w:tr>
      <w:tr w:rsidR="00850C7A" w:rsidRPr="00850C7A" w14:paraId="36179922" w14:textId="77777777" w:rsidTr="00850C7A">
        <w:tc>
          <w:tcPr>
            <w:tcW w:w="1316" w:type="dxa"/>
            <w:tcBorders>
              <w:top w:val="single" w:sz="4" w:space="0" w:color="auto"/>
              <w:left w:val="single" w:sz="4" w:space="0" w:color="auto"/>
              <w:bottom w:val="single" w:sz="4" w:space="0" w:color="auto"/>
              <w:right w:val="single" w:sz="4" w:space="0" w:color="auto"/>
            </w:tcBorders>
            <w:hideMark/>
          </w:tcPr>
          <w:p w14:paraId="3D609191" w14:textId="77777777" w:rsidR="00850C7A" w:rsidRPr="00850C7A" w:rsidRDefault="00850C7A" w:rsidP="00850C7A">
            <w:r>
              <w:t>Logitech</w:t>
            </w:r>
          </w:p>
        </w:tc>
        <w:tc>
          <w:tcPr>
            <w:tcW w:w="1316" w:type="dxa"/>
            <w:tcBorders>
              <w:top w:val="single" w:sz="4" w:space="0" w:color="auto"/>
              <w:left w:val="single" w:sz="4" w:space="0" w:color="auto"/>
              <w:bottom w:val="single" w:sz="4" w:space="0" w:color="auto"/>
              <w:right w:val="single" w:sz="4" w:space="0" w:color="auto"/>
            </w:tcBorders>
            <w:hideMark/>
          </w:tcPr>
          <w:p w14:paraId="3CBD3753" w14:textId="77777777" w:rsidR="00850C7A" w:rsidRPr="00850C7A" w:rsidRDefault="00850C7A" w:rsidP="00850C7A">
            <w:r>
              <w:t>-77.33</w:t>
            </w:r>
          </w:p>
        </w:tc>
        <w:tc>
          <w:tcPr>
            <w:tcW w:w="1316" w:type="dxa"/>
            <w:tcBorders>
              <w:top w:val="single" w:sz="4" w:space="0" w:color="auto"/>
              <w:left w:val="single" w:sz="4" w:space="0" w:color="auto"/>
              <w:bottom w:val="single" w:sz="4" w:space="0" w:color="auto"/>
              <w:right w:val="single" w:sz="4" w:space="0" w:color="auto"/>
            </w:tcBorders>
            <w:hideMark/>
          </w:tcPr>
          <w:p w14:paraId="42004837" w14:textId="77777777" w:rsidR="00850C7A" w:rsidRPr="00850C7A" w:rsidRDefault="00850C7A" w:rsidP="00850C7A">
            <w:r>
              <w:t>0.980</w:t>
            </w:r>
          </w:p>
        </w:tc>
        <w:tc>
          <w:tcPr>
            <w:tcW w:w="1316" w:type="dxa"/>
            <w:tcBorders>
              <w:top w:val="single" w:sz="4" w:space="0" w:color="auto"/>
              <w:left w:val="single" w:sz="4" w:space="0" w:color="auto"/>
              <w:bottom w:val="single" w:sz="4" w:space="0" w:color="auto"/>
              <w:right w:val="single" w:sz="4" w:space="0" w:color="auto"/>
            </w:tcBorders>
            <w:hideMark/>
          </w:tcPr>
          <w:p w14:paraId="1FDF3063" w14:textId="77777777" w:rsidR="00850C7A" w:rsidRPr="00850C7A" w:rsidRDefault="00850C7A" w:rsidP="00850C7A">
            <w:r>
              <w:t>+3.27</w:t>
            </w:r>
          </w:p>
        </w:tc>
        <w:tc>
          <w:tcPr>
            <w:tcW w:w="1316" w:type="dxa"/>
            <w:tcBorders>
              <w:top w:val="single" w:sz="4" w:space="0" w:color="auto"/>
              <w:left w:val="single" w:sz="4" w:space="0" w:color="auto"/>
              <w:bottom w:val="single" w:sz="4" w:space="0" w:color="auto"/>
              <w:right w:val="single" w:sz="4" w:space="0" w:color="auto"/>
            </w:tcBorders>
            <w:hideMark/>
          </w:tcPr>
          <w:p w14:paraId="5050079A" w14:textId="77777777" w:rsidR="00850C7A" w:rsidRPr="00850C7A" w:rsidRDefault="00850C7A" w:rsidP="00850C7A">
            <w:r>
              <w:t>0.190</w:t>
            </w:r>
          </w:p>
        </w:tc>
        <w:tc>
          <w:tcPr>
            <w:tcW w:w="1316" w:type="dxa"/>
            <w:tcBorders>
              <w:top w:val="single" w:sz="4" w:space="0" w:color="auto"/>
              <w:left w:val="single" w:sz="4" w:space="0" w:color="auto"/>
              <w:bottom w:val="single" w:sz="4" w:space="0" w:color="auto"/>
              <w:right w:val="single" w:sz="4" w:space="0" w:color="auto"/>
            </w:tcBorders>
            <w:hideMark/>
          </w:tcPr>
          <w:p w14:paraId="29407D48" w14:textId="77777777" w:rsidR="00850C7A" w:rsidRPr="00850C7A" w:rsidRDefault="00850C7A" w:rsidP="00850C7A">
            <w:r>
              <w:t>-0.0223</w:t>
            </w:r>
          </w:p>
        </w:tc>
        <w:tc>
          <w:tcPr>
            <w:tcW w:w="1316" w:type="dxa"/>
            <w:tcBorders>
              <w:top w:val="single" w:sz="4" w:space="0" w:color="auto"/>
              <w:left w:val="single" w:sz="4" w:space="0" w:color="auto"/>
              <w:bottom w:val="single" w:sz="4" w:space="0" w:color="auto"/>
              <w:right w:val="single" w:sz="4" w:space="0" w:color="auto"/>
            </w:tcBorders>
            <w:hideMark/>
          </w:tcPr>
          <w:p w14:paraId="2A1300EF" w14:textId="77777777" w:rsidR="00850C7A" w:rsidRPr="00850C7A" w:rsidRDefault="00850C7A" w:rsidP="009D0E9B">
            <w:pPr>
              <w:keepNext/>
            </w:pPr>
            <w:r>
              <w:t>0.700</w:t>
            </w:r>
          </w:p>
        </w:tc>
      </w:tr>
    </w:tbl>
    <w:p w14:paraId="58FDDAAC" w14:textId="741A5F71" w:rsidR="009D0E9B" w:rsidRDefault="009D0E9B">
      <w:pPr>
        <w:pStyle w:val="Caption"/>
      </w:pPr>
      <w:bookmarkStart w:id="108" w:name="_Toc229835410"/>
      <w:r>
        <w:t xml:space="preserve">Tabelle </w:t>
      </w:r>
      <w:r>
        <w:fldChar w:fldCharType="begin"/>
      </w:r>
      <w:r>
        <w:instrText xml:space="preserve"> SEQ Tabelle \* ARABIC </w:instrText>
      </w:r>
      <w:r>
        <w:fldChar w:fldCharType="separate"/>
      </w:r>
      <w:r>
        <w:rPr>
          <w:noProof/>
        </w:rPr>
        <w:t>4</w:t>
      </w:r>
      <w:r>
        <w:fldChar w:fldCharType="end"/>
      </w:r>
      <w:r>
        <w:t xml:space="preserve">: </w:t>
      </w:r>
      <w:proofErr w:type="spellStart"/>
      <w:r w:rsidRPr="000F7DB1">
        <w:t>Stationary</w:t>
      </w:r>
      <w:proofErr w:type="spellEnd"/>
      <w:r w:rsidRPr="000F7DB1">
        <w:t xml:space="preserve">-Bootstrap-Inferenz V7 (dir-Filter, </w:t>
      </w:r>
      <w:proofErr w:type="spellStart"/>
      <w:r w:rsidRPr="000F7DB1">
        <w:t>dyn</w:t>
      </w:r>
      <w:proofErr w:type="spellEnd"/>
      <w:r w:rsidRPr="000F7DB1">
        <w:t xml:space="preserve">. </w:t>
      </w:r>
      <w:proofErr w:type="spellStart"/>
      <w:r w:rsidRPr="000F7DB1">
        <w:t>Slippage</w:t>
      </w:r>
      <w:proofErr w:type="spellEnd"/>
      <w:r w:rsidRPr="000F7DB1">
        <w:t xml:space="preserve">) vs. B&amp;H — p-Werte aus </w:t>
      </w:r>
      <w:proofErr w:type="spellStart"/>
      <w:r w:rsidRPr="000F7DB1">
        <w:t>Stationary</w:t>
      </w:r>
      <w:proofErr w:type="spellEnd"/>
      <w:r w:rsidRPr="000F7DB1">
        <w:t>-Bootstrap mit Strategie-Re-Simulation (B = 100, mittlere Blocklänge 21 d, Politis/Romano 1994); bootstrap_v7_B5000.json dokumentiert die Inferenz vollständig</w:t>
      </w:r>
      <w:bookmarkEnd w:id="108"/>
    </w:p>
    <w:p w14:paraId="425A6BB1" w14:textId="2BED2C7A" w:rsidR="00850C7A" w:rsidRPr="00850C7A" w:rsidRDefault="00850C7A" w:rsidP="00850C7A">
      <w:pPr>
        <w:rPr>
          <w:rFonts w:ascii="Consolas" w:hAnsi="Consolas"/>
          <w:sz w:val="20"/>
          <w:szCs w:val="18"/>
        </w:rPr>
      </w:pPr>
      <w:r>
        <w:rPr>
          <w:rFonts w:ascii="Consolas" w:hAnsi="Consolas"/>
          <w:i/>
          <w:sz w:val="20"/>
          <w:szCs w:val="18"/>
        </w:rPr>
        <w:t xml:space="preserve">Lesehilfe: </w:t>
      </w:r>
      <m:oMath>
        <m:r>
          <w:rPr>
            <w:rFonts w:ascii="Cambria Math" w:hAnsi="Cambria Math"/>
          </w:rPr>
          <m:t>Δ</m:t>
        </m:r>
      </m:oMath>
      <w:r>
        <w:rPr>
          <w:rFonts w:ascii="Consolas" w:hAnsi="Consolas"/>
          <w:i/>
          <w:sz w:val="20"/>
          <w:szCs w:val="18"/>
        </w:rPr>
        <w:t xml:space="preserve"> </w:t>
      </w:r>
      <w:proofErr w:type="spellStart"/>
      <w:r>
        <w:rPr>
          <w:rFonts w:ascii="Consolas" w:hAnsi="Consolas"/>
          <w:i/>
          <w:sz w:val="20"/>
          <w:szCs w:val="18"/>
        </w:rPr>
        <w:t>Metric</w:t>
      </w:r>
      <w:proofErr w:type="spellEnd"/>
      <w:r>
        <w:rPr>
          <w:rFonts w:ascii="Consolas" w:hAnsi="Consolas"/>
          <w:i/>
          <w:sz w:val="20"/>
          <w:szCs w:val="18"/>
        </w:rPr>
        <w:t xml:space="preserve"> = </w:t>
      </w:r>
      <w:r w:rsidR="009D0E9B">
        <w:rPr>
          <w:rFonts w:ascii="Consolas" w:hAnsi="Consolas"/>
          <w:i/>
          <w:sz w:val="20"/>
          <w:szCs w:val="18"/>
        </w:rPr>
        <w:t>Wert (</w:t>
      </w:r>
      <w:r>
        <w:rPr>
          <w:rFonts w:ascii="Consolas" w:hAnsi="Consolas"/>
          <w:i/>
          <w:sz w:val="20"/>
          <w:szCs w:val="18"/>
        </w:rPr>
        <w:t xml:space="preserve">V7 dir-Filter </w:t>
      </w:r>
      <w:proofErr w:type="spellStart"/>
      <w:r>
        <w:rPr>
          <w:rFonts w:ascii="Consolas" w:hAnsi="Consolas"/>
          <w:i/>
          <w:sz w:val="20"/>
          <w:szCs w:val="18"/>
        </w:rPr>
        <w:t>dyn</w:t>
      </w:r>
      <w:proofErr w:type="spellEnd"/>
      <w:r>
        <w:rPr>
          <w:rFonts w:ascii="Consolas" w:hAnsi="Consolas"/>
          <w:i/>
          <w:sz w:val="20"/>
          <w:szCs w:val="18"/>
        </w:rPr>
        <w:t>. Slippage) − Wert(B&amp;H). Die ausgewiesenen p-Werte stammen aus dem Stationary-Bootstrap mit Strategie-Re-Simulation (B = 100, mittlere Blocklänge 21 d) und werden mit zentrierten Bootstrap-</w:t>
      </w:r>
      <w:r>
        <w:rPr>
          <w:rFonts w:ascii="Consolas" w:hAnsi="Consolas"/>
          <w:i/>
          <w:sz w:val="20"/>
          <w:szCs w:val="18"/>
        </w:rPr>
        <w:lastRenderedPageBreak/>
        <w:t xml:space="preserve">Differenzen berechnet. Bei </w:t>
      </w:r>
      <m:oMath>
        <m:r>
          <w:rPr>
            <w:rFonts w:ascii="Cambria Math" w:hAnsi="Cambria Math"/>
          </w:rPr>
          <m:t>Δ</m:t>
        </m:r>
      </m:oMath>
      <w:r>
        <w:rPr>
          <w:rFonts w:ascii="Consolas" w:hAnsi="Consolas"/>
          <w:i/>
          <w:sz w:val="20"/>
          <w:szCs w:val="18"/>
        </w:rPr>
        <w:t xml:space="preserve"> </w:t>
      </w:r>
      <m:oMath>
        <m:r>
          <m:rPr>
            <m:sty m:val="p"/>
          </m:rPr>
          <w:rPr>
            <w:rFonts w:ascii="Cambria Math" w:hAnsi="Cambria Math"/>
          </w:rPr>
          <m:t>MaxDD</m:t>
        </m:r>
      </m:oMath>
      <w:r>
        <w:rPr>
          <w:rFonts w:ascii="Consolas" w:hAnsi="Consolas"/>
          <w:i/>
          <w:sz w:val="20"/>
          <w:szCs w:val="18"/>
        </w:rPr>
        <w:t xml:space="preserve"> bedeutet ein positiver Wert eine Verbesserung (weniger negativer Drawdown). Auf dem 5 %-Niveau statistisch signifikant ist die Maximum-Drawdown-Verbesserung bei Partners Group (p = 0.040); die in V3 signifikanten Sharpe-Verschlechterungen bei Lonza (V3: p = 0.006) und Sika (V3: p = 0.038) sind in V7 nicht mehr signifikant (Lonza p = 0.070, Sika p = 0.220). Die Code-Basis </w:t>
      </w:r>
      <w:r>
        <w:rPr>
          <w:rFonts w:ascii="Consolas" w:hAnsi="Consolas" w:cs="Consolas"/>
          <w:i/>
          <w:sz w:val="20"/>
          <w:szCs w:val="18"/>
        </w:rPr>
        <w:t>backtest_v7.py</w:t>
      </w:r>
      <w:r>
        <w:rPr>
          <w:rFonts w:ascii="Consolas" w:hAnsi="Consolas"/>
          <w:i/>
          <w:sz w:val="20"/>
          <w:szCs w:val="18"/>
        </w:rPr>
        <w:t xml:space="preserve"> und die Output-Datei </w:t>
      </w:r>
      <w:r>
        <w:rPr>
          <w:rFonts w:ascii="Consolas" w:hAnsi="Consolas" w:cs="Consolas"/>
          <w:i/>
          <w:sz w:val="20"/>
          <w:szCs w:val="18"/>
        </w:rPr>
        <w:t>bootstrap_v7_B5000.json</w:t>
      </w:r>
      <w:r>
        <w:rPr>
          <w:rFonts w:ascii="Consolas" w:hAnsi="Consolas"/>
          <w:i/>
          <w:sz w:val="20"/>
          <w:szCs w:val="18"/>
        </w:rPr>
        <w:t xml:space="preserve"> sind dem Bundle beigelegt.</w:t>
      </w:r>
    </w:p>
    <w:p w14:paraId="6C302E61" w14:textId="77777777" w:rsidR="00850C7A" w:rsidRDefault="00850C7A" w:rsidP="00F72690"/>
    <w:p w14:paraId="302CA8C6" w14:textId="34E2BE31" w:rsidR="00700061" w:rsidRDefault="00B3063C" w:rsidP="004759B3">
      <w:pPr>
        <w:pStyle w:val="Heading3"/>
      </w:pPr>
      <w:bookmarkStart w:id="109" w:name="_Toc229835373"/>
      <w:r>
        <w:t>Opportunitätskosten in anhaltenden Hausse-Phasen</w:t>
      </w:r>
      <w:bookmarkEnd w:id="109"/>
    </w:p>
    <w:p w14:paraId="03528B7D" w14:textId="713BB1C3" w:rsidR="00B3063C" w:rsidRDefault="00B3063C" w:rsidP="00B3063C">
      <w:r>
        <w:t>Eine kritische Reflexion der Resultate bedingt auch die Einordnung der tieferen absoluten Rendite bei Titeln wie Sika und Logitech. Die historische Analyse zeigt, dass diese Aktien über den betrachteten Anlagehorizont von starken, langanhaltenden Hausse-Phasen geprägt waren.</w:t>
      </w:r>
    </w:p>
    <w:p w14:paraId="10BDDF0E" w14:textId="08249D8C" w:rsidR="00B3063C" w:rsidRDefault="00B3063C" w:rsidP="00B3063C">
      <w:r>
        <w:t>In solchen stetig steigenden Märkten erzielt eine statische Buy-and-Hold-Strategie konstruktionsbedingt eine hohe absolute Nettorendite, da das Kapital permanent zu 100 % investiert ist und keine Transaktionskosten generiert werden. Die V7-Strategie hingegen identifiziert steile Wachstumsphasen gemäss der Modelllogik zeitweise als explosiv. Das System reagiert darauf mit dem vorgesehenen 50%-Teilverkauf zur Gewinnsicherung oder mit einem vollständigen Marktaustritt, falls die Teststatistik in das Panikregime übergeht. Setzt der Markt seinen Anstieg danach fort, akkumuliert die V7-Strategie Opportunitätskosten sowie wiederkehrende Transaktionsgebühren.</w:t>
      </w:r>
    </w:p>
    <w:p w14:paraId="2C6D391E" w14:textId="73EA0229" w:rsidR="00B3063C" w:rsidRPr="00B3063C" w:rsidRDefault="00B3063C" w:rsidP="00B3063C">
      <w:r>
        <w:t xml:space="preserve">Theoretisch lassen sich solche Opportunitätskosten in Hausse-Phasen als Versicherungsprämie eines Tail-Risk-Hedges interpretieren (Brooks und </w:t>
      </w:r>
      <w:proofErr w:type="spellStart"/>
      <w:r>
        <w:t>Katsaris</w:t>
      </w:r>
      <w:proofErr w:type="spellEnd"/>
      <w:r>
        <w:t>, 2005, beschreiben ein analoges Konzept als «</w:t>
      </w:r>
      <w:proofErr w:type="spellStart"/>
      <w:r>
        <w:t>akin</w:t>
      </w:r>
      <w:proofErr w:type="spellEnd"/>
      <w:r>
        <w:t xml:space="preserve"> </w:t>
      </w:r>
      <w:proofErr w:type="spellStart"/>
      <w:r>
        <w:t>to</w:t>
      </w:r>
      <w:proofErr w:type="spellEnd"/>
      <w:r>
        <w:t xml:space="preserve"> </w:t>
      </w:r>
      <w:proofErr w:type="spellStart"/>
      <w:r>
        <w:t>the</w:t>
      </w:r>
      <w:proofErr w:type="spellEnd"/>
      <w:r>
        <w:t xml:space="preserve"> </w:t>
      </w:r>
      <w:proofErr w:type="spellStart"/>
      <w:r>
        <w:t>purchase</w:t>
      </w:r>
      <w:proofErr w:type="spellEnd"/>
      <w:r>
        <w:t xml:space="preserve"> </w:t>
      </w:r>
      <w:proofErr w:type="spellStart"/>
      <w:r>
        <w:t>of</w:t>
      </w:r>
      <w:proofErr w:type="spellEnd"/>
      <w:r>
        <w:t xml:space="preserve"> a </w:t>
      </w:r>
      <w:proofErr w:type="spellStart"/>
      <w:r>
        <w:t>protective</w:t>
      </w:r>
      <w:proofErr w:type="spellEnd"/>
      <w:r>
        <w:t xml:space="preserve"> </w:t>
      </w:r>
      <w:proofErr w:type="spellStart"/>
      <w:r>
        <w:t>put</w:t>
      </w:r>
      <w:proofErr w:type="spellEnd"/>
      <w:r>
        <w:t>»). Diese Lesart setzt jedoch voraus, dass dem Renditeverzicht eine systematische Reduktion des Extremrisikos gegenübersteht. In der vorliegenden Stichprobe ist diese Voraussetzung gerade nicht erfüllt: V7 reduziert den Max-</w:t>
      </w:r>
      <w:proofErr w:type="spellStart"/>
      <w:r>
        <w:t>Drawdown</w:t>
      </w:r>
      <w:proofErr w:type="spellEnd"/>
      <w:r>
        <w:t xml:space="preserve"> bei Partners Group (</w:t>
      </w:r>
      <m:oMath>
        <m:r>
          <w:rPr>
            <w:rFonts w:ascii="Cambria Math" w:hAnsi="Cambria Math"/>
          </w:rPr>
          <m:t>Δ</m:t>
        </m:r>
      </m:oMath>
      <w:r>
        <w:t xml:space="preserve"> MDD = +8.33 pp, stationary p = 0.040 statistisch signifikant) und bei Logitech (+3.27 pp); bei Richemont indifferent, bei Sika und Lonza marginal schlechter. Bei Sika und Logitech trat zwar in der direkten Folgeperiode des PSY-Triggers kein Crash ein, der die Opportunitätskosten retrospektiv amortisiert hätte. Die annualisierte Volatilität der V7-Strategie liegt bei allen fünf Titeln innerhalb ±1.6 Prozentpunkten der Buy-and-Hold-Volatilität (Logitech 33.92 % vs 36.24 %; Sika 28.81 % vs 29.80 %; Richemo</w:t>
      </w:r>
      <w:proofErr w:type="spellStart"/>
      <w:r>
        <w:t>nt</w:t>
      </w:r>
      <w:proofErr w:type="spellEnd"/>
      <w:r>
        <w:t xml:space="preserve"> 30.98 % </w:t>
      </w:r>
      <w:proofErr w:type="spellStart"/>
      <w:r>
        <w:t>vs</w:t>
      </w:r>
      <w:proofErr w:type="spellEnd"/>
      <w:r>
        <w:t xml:space="preserve"> 31.51 %; Lonza 27.97 % </w:t>
      </w:r>
      <w:proofErr w:type="spellStart"/>
      <w:r>
        <w:t>vs</w:t>
      </w:r>
      <w:proofErr w:type="spellEnd"/>
      <w:r>
        <w:t xml:space="preserve"> 28.71 %; PGHN 26.14 % </w:t>
      </w:r>
      <w:proofErr w:type="spellStart"/>
      <w:r>
        <w:t>vs</w:t>
      </w:r>
      <w:proofErr w:type="spellEnd"/>
      <w:r>
        <w:t xml:space="preserve"> 28.84 %); diese Differenzen sind in der vorliegenden Stichprobe statistisch nicht von null unterscheidbar. Eine als «reduzierte Schwankungsbreite» lesbare Eigenschaft der Strategie ist empirisch nicht belegt; die These eines indirekten Behavioral-Bias-Hedges bleibt damit ohne empirische Stütze und wird in dieser Arbeit nicht </w:t>
      </w:r>
      <w:proofErr w:type="gramStart"/>
      <w:r>
        <w:t>weiter verfolgt</w:t>
      </w:r>
      <w:proofErr w:type="gramEnd"/>
      <w:r>
        <w:t>.</w:t>
      </w:r>
    </w:p>
    <w:p w14:paraId="46CE65D2" w14:textId="5A39006C" w:rsidR="00014B56" w:rsidRDefault="007C7D1F" w:rsidP="006C4E28">
      <w:pPr>
        <w:pStyle w:val="Heading2"/>
      </w:pPr>
      <w:bookmarkStart w:id="110" w:name="_Toc229835374"/>
      <w:r>
        <w:lastRenderedPageBreak/>
        <w:t>Deep Dive: Fallstudien einzelner Aktien</w:t>
      </w:r>
      <w:bookmarkEnd w:id="110"/>
    </w:p>
    <w:p w14:paraId="1C9308A5" w14:textId="24D48D23" w:rsidR="00940009" w:rsidRDefault="00CB68EA" w:rsidP="006D07CE">
      <w:r>
        <w:t>Die aggregierten Kennzahlen in Kapitel 4.2 belegen die Eigenschaften der V7-Strategie im Querschnitt. Um das funktionale Verhalten des Algorithmus und die ökonomische Relevanz der einzelnen Regelwerkskomponenten (Teilverkauf, Panik-Exit und Smart Re-Entry) im Detail zu evaluieren, wird nachfolgend eine grafische und chronologische Analyse ausgewählter Einzeltitel durchgeführt. Diese Fallstudien dienen als empirischer Nachweis, dass die Systematik des Backtestings in der Praxis das intendierte Ziel des kontrollierten «Bubble-</w:t>
      </w:r>
      <w:proofErr w:type="spellStart"/>
      <w:r>
        <w:t>Ridings</w:t>
      </w:r>
      <w:proofErr w:type="spellEnd"/>
      <w:r>
        <w:t>» erreicht.</w:t>
      </w:r>
    </w:p>
    <w:p w14:paraId="5F7A03C1" w14:textId="69C7D743" w:rsidR="00CB68EA" w:rsidRDefault="00CB68EA" w:rsidP="00CB68EA">
      <w:pPr>
        <w:pStyle w:val="Heading3"/>
      </w:pPr>
      <w:bookmarkStart w:id="111" w:name="_Toc229835375"/>
      <w:r>
        <w:t>Der Idealfall: Maximale Partizipation und Crash-Schutz (Partners Group)</w:t>
      </w:r>
      <w:bookmarkEnd w:id="111"/>
    </w:p>
    <w:p w14:paraId="4D6DC04F" w14:textId="7D3B8324" w:rsidR="00940009" w:rsidRDefault="00CB68EA" w:rsidP="00CB68EA">
      <w:r>
        <w:t>Die historische Preisentwicklung der Partners Group Holding AG stellt ein exemplarisches Szenario für die Funktionsweise des auf Abreu und Brunnermeier (2003) basierenden Ansatzes dar. Die Aktie verzeichnete in der betrachteten Periode eine fundamentale Übertreibungsphase, gefolgt von einer scharfen Korrektur.</w:t>
      </w:r>
    </w:p>
    <w:p w14:paraId="186A2F42" w14:textId="1CF71023" w:rsidR="001D49AE" w:rsidRDefault="00090D0A" w:rsidP="001D49AE">
      <w:pPr>
        <w:keepNext/>
      </w:pPr>
      <w:r>
        <w:rPr>
          <w:noProof/>
        </w:rPr>
        <w:lastRenderedPageBreak/>
        <w:drawing>
          <wp:inline distT="0" distB="0" distL="0" distR="0" wp14:anchorId="4D32C9AF" wp14:editId="57F1B9E0">
            <wp:extent cx="5850890" cy="6210935"/>
            <wp:effectExtent l="0" t="0" r="0" b="0"/>
            <wp:docPr id="1819686691"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86691" name="Picture 6" descr="A screenshot of a graph&#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50890" cy="6210935"/>
                    </a:xfrm>
                    <a:prstGeom prst="rect">
                      <a:avLst/>
                    </a:prstGeom>
                  </pic:spPr>
                </pic:pic>
              </a:graphicData>
            </a:graphic>
          </wp:inline>
        </w:drawing>
      </w:r>
    </w:p>
    <w:p w14:paraId="12289EFB" w14:textId="1D10C918" w:rsidR="00940009" w:rsidRDefault="001D49AE" w:rsidP="001B45F9">
      <w:pPr>
        <w:pStyle w:val="Caption"/>
      </w:pPr>
      <w:bookmarkStart w:id="112" w:name="_Toc229835405"/>
      <w:r>
        <w:t xml:space="preserve">Abbildung </w:t>
      </w:r>
      <w:r>
        <w:fldChar w:fldCharType="begin"/>
      </w:r>
      <w:r>
        <w:instrText xml:space="preserve"> SEQ Abbildung \* ARABIC </w:instrText>
      </w:r>
      <w:r>
        <w:fldChar w:fldCharType="separate"/>
      </w:r>
      <w:r w:rsidR="004D04DD">
        <w:rPr>
          <w:noProof/>
        </w:rPr>
        <w:t>7</w:t>
      </w:r>
      <w:r>
        <w:fldChar w:fldCharType="end"/>
      </w:r>
      <w:r>
        <w:t>: 4-Panel-Analyse der V7-Strategie bei der Partners Group</w:t>
      </w:r>
      <w:bookmarkEnd w:id="112"/>
    </w:p>
    <w:p w14:paraId="4657B41F" w14:textId="29079326" w:rsidR="00332CF7" w:rsidRDefault="00560629" w:rsidP="00332CF7">
      <w:del w:id="113" w:author="Reviewer Baseline" w:date="2026-05-15T09:00:00Z">
        <w:r>
          <w:delText>Wenn man sich die Details in Abbildung 5 ansieht, erkennt man gut, wie der Algorithmus das Timing berechnet hat:</w:delText>
        </w:r>
      </w:del>
      <w:ins w:id="114" w:author="Reviewer Baseline" w:date="2026-05-15T09:00:00Z">
        <w:r>
          <w:t>Die zeitliche Analyse in Abbildung 5 zeigt, wie der Algorithmus das Timing umsetzt:</w:t>
        </w:r>
      </w:ins>
    </w:p>
    <w:p w14:paraId="4E3762F0" w14:textId="275A5201" w:rsidR="00332CF7" w:rsidRDefault="00332CF7" w:rsidP="00332CF7">
      <w:pPr>
        <w:pStyle w:val="ListParagraph"/>
        <w:numPr>
          <w:ilvl w:val="0"/>
          <w:numId w:val="42"/>
        </w:numPr>
      </w:pPr>
      <w:r>
        <w:t xml:space="preserve">Identifikation und </w:t>
      </w:r>
      <w:proofErr w:type="spellStart"/>
      <w:r>
        <w:t>Riding</w:t>
      </w:r>
      <w:proofErr w:type="spellEnd"/>
      <w:r>
        <w:t>-Phase: Im obersten Panel ist ersichtlich, wie der Kurs der Partners Group ab Mitte 2020 in ein exponentielles Wachstum übergeht. Die Teststatistik im dritten Panel reagiert auf diese Dynamik mit einem stetigen Anstieg. Das System wertet dies nicht als sofortiges Verkaufssignal, sondern hält die Aktienquote bei 100 % und partizipiert vollständig am Kursanstieg («</w:t>
      </w:r>
      <w:proofErr w:type="spellStart"/>
      <w:r>
        <w:t>Riding</w:t>
      </w:r>
      <w:proofErr w:type="spellEnd"/>
      <w:r>
        <w:t xml:space="preserve"> </w:t>
      </w:r>
      <w:proofErr w:type="spellStart"/>
      <w:r>
        <w:t>the</w:t>
      </w:r>
      <w:proofErr w:type="spellEnd"/>
      <w:r>
        <w:t xml:space="preserve"> Bubble»).</w:t>
      </w:r>
    </w:p>
    <w:p w14:paraId="27468A77" w14:textId="1FDF6F4F" w:rsidR="00332CF7" w:rsidRDefault="00332CF7" w:rsidP="00332CF7">
      <w:pPr>
        <w:pStyle w:val="ListParagraph"/>
        <w:numPr>
          <w:ilvl w:val="0"/>
          <w:numId w:val="42"/>
        </w:numPr>
      </w:pPr>
      <w:r>
        <w:lastRenderedPageBreak/>
        <w:t>Präventives De-</w:t>
      </w:r>
      <w:proofErr w:type="spellStart"/>
      <w:r>
        <w:t>Risking</w:t>
      </w:r>
      <w:proofErr w:type="spellEnd"/>
      <w:r>
        <w:t xml:space="preserve"> (Warnregime): Als die Teststatistik das dynamische 94%-Quantil durchbricht (markiert durch das erste Warnsignal), führt der Algorithmus den programmierten 50%-Teilverkauf durch. Dies sichert einen substanziellen Teil der bis dahin erzielten Buchgewinne (Take-Profit), während die verbleibende Allokation weiter am Trend partizipiert.</w:t>
      </w:r>
    </w:p>
    <w:p w14:paraId="60123823" w14:textId="68D2DCC6" w:rsidR="00332CF7" w:rsidRDefault="00332CF7" w:rsidP="00332CF7">
      <w:pPr>
        <w:pStyle w:val="ListParagraph"/>
        <w:numPr>
          <w:ilvl w:val="0"/>
          <w:numId w:val="42"/>
        </w:numPr>
      </w:pPr>
      <w:r>
        <w:t xml:space="preserve">Panik-Exit und Kapitalschutz: Drei Monate vor dem PGHN-Höchststand von CHF 1'655 (5. November 2021) durchbricht die </w:t>
      </w:r>
      <m:oMath>
        <m:r>
          <m:rPr>
            <m:sty m:val="p"/>
          </m:rPr>
          <w:rPr>
            <w:rFonts w:ascii="Cambria Math" w:hAnsi="Cambria Math"/>
          </w:rPr>
          <m:t>BSADF</m:t>
        </m:r>
      </m:oMath>
      <w:r>
        <w:t xml:space="preserve">-Statistik wiederholt die pre-computed Wild-Bootstrap-Schwelle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(Panik-Trades am 16.08.2021 zu CHF 1'597.5 und am 24.08.2021 zu CHF 1'610.5); der Direktionalfilter bestätigt einen positiven 60-Tages-Trend und gibt das De-Risking frei. V7 erfasst damit den 2022er-Bärenmarkt empirisch korrekt (6-M-Forward-Performance dieser Trades zwischen −19.4 % und −22.9 %). Der Maximum Drawdown reduziert sich gegenüber Buy &amp; Hold um 8.33 Prozentpunkte (V7 −61.11 % vs. B&amp;H −69.44 %), im Stationary-Bootstrap mit p = 0.040 statistisch signifikant. Im COVID-Crash 2020 unterdrückt der </w:t>
      </w:r>
      <w:proofErr w:type="spellStart"/>
      <w:r>
        <w:t>Direktionalfilter</w:t>
      </w:r>
      <w:proofErr w:type="spellEnd"/>
      <w:r>
        <w:t xml:space="preserve"> den Panik-Trigger korrekt (Trend zum 17.03.2020 negativ); V7 verzichtet damit auf den in der V3-Konfiguration durchgeführten Trade am COVID-Tiefpunkt zu CHF 554 mit 13.47 % </w:t>
      </w:r>
      <w:proofErr w:type="spellStart"/>
      <w:r>
        <w:t>Slippage</w:t>
      </w:r>
      <w:proofErr w:type="spellEnd"/>
      <w:r>
        <w:t>, der dort methodisch ein Crash-Tag-Artefakt der prozyklischen Quantil-Heuristik war.</w:t>
      </w:r>
    </w:p>
    <w:p w14:paraId="1B9B5EB3" w14:textId="727A9C86" w:rsidR="00796108" w:rsidRDefault="00332CF7" w:rsidP="00796108">
      <w:pPr>
        <w:pStyle w:val="ListParagraph"/>
        <w:numPr>
          <w:ilvl w:val="0"/>
          <w:numId w:val="42"/>
        </w:numPr>
      </w:pPr>
      <w:r>
        <w:t>Minimierung von Opportunitätskosten (</w:t>
      </w:r>
      <w:r>
        <w:rPr>
          <w:rFonts w:ascii="Consolas" w:hAnsi="Consolas" w:cs="Consolas"/>
        </w:rPr>
        <w:t>SMA20</w:t>
      </w:r>
      <w:r>
        <w:t xml:space="preserve">): Der entscheidende Renditebeitrag des </w:t>
      </w:r>
      <w:r>
        <w:rPr>
          <w:rFonts w:ascii="Consolas" w:hAnsi="Consolas" w:cs="Consolas"/>
        </w:rPr>
        <w:t>SMA20</w:t>
      </w:r>
      <w:r>
        <w:t xml:space="preserve">-Filters zeigt sich in der Erholungsphase nach dem Panik-Exit. Anstatt in der Liquiditätsposition zu verharren, identifiziert der Algorithmus durch das Kreuzen des </w:t>
      </w:r>
      <w:r>
        <w:rPr>
          <w:rFonts w:ascii="Consolas" w:hAnsi="Consolas" w:cs="Consolas"/>
        </w:rPr>
        <w:t>SMA20</w:t>
      </w:r>
      <w:r>
        <w:t xml:space="preserve"> einen neuen Aufwärtstrend und schichtet wieder auf 100 % Aktienquote um. V7 erzielt mit 598.66 % Nettorendite eine </w:t>
      </w:r>
      <w:proofErr w:type="spellStart"/>
      <w:r>
        <w:t>Underperformance</w:t>
      </w:r>
      <w:proofErr w:type="spellEnd"/>
      <w:r>
        <w:t xml:space="preserve"> gegenüber Buy &amp; Hold (1459.37 %); die Renditedifferenz ist mit p = 0.920 (</w:t>
      </w:r>
      <w:proofErr w:type="spellStart"/>
      <w:r>
        <w:t>Stationary</w:t>
      </w:r>
      <w:proofErr w:type="spellEnd"/>
      <w:r>
        <w:t xml:space="preserve">-Bootstrap, B = 100) statistisch nicht signifikant. Die </w:t>
      </w:r>
      <w:proofErr w:type="spellStart"/>
      <w:r>
        <w:t>Calmar</w:t>
      </w:r>
      <w:proofErr w:type="spellEnd"/>
      <w:r>
        <w:t xml:space="preserve">-Ratio liegt mit 0.169 unter jener von Buy &amp; Hold (0.215); der Mehrwert von V7 bei diesem Titel liegt nicht in der Rendite, sondern in der signifikanten </w:t>
      </w:r>
      <w:proofErr w:type="spellStart"/>
      <w:r>
        <w:t>Drawdown</w:t>
      </w:r>
      <w:proofErr w:type="spellEnd"/>
      <w:r>
        <w:t>-Reduktion (+8.33 pp, p = 0.040).</w:t>
      </w:r>
    </w:p>
    <w:p w14:paraId="4B3B265A" w14:textId="0CEC7094" w:rsidR="007F4FB1" w:rsidRDefault="000C1291" w:rsidP="007F4FB1">
      <w:pPr>
        <w:pStyle w:val="Heading3"/>
      </w:pPr>
      <w:bookmarkStart w:id="115" w:name="_Toc229835376"/>
      <w:r>
        <w:t xml:space="preserve">Das Hausse-Szenario mit </w:t>
      </w:r>
      <w:proofErr w:type="spellStart"/>
      <w:r>
        <w:t>Drawdown</w:t>
      </w:r>
      <w:proofErr w:type="spellEnd"/>
      <w:r>
        <w:t>-Penalty (Sika AG)</w:t>
      </w:r>
      <w:bookmarkEnd w:id="115"/>
    </w:p>
    <w:p w14:paraId="005182E4" w14:textId="15DF60C0" w:rsidR="000C1291" w:rsidRDefault="000C1291" w:rsidP="000C1291">
      <w:r>
        <w:t>Während das Modell bei spekulativen Übertreibungen (wie bei Partners Group oder Richemont) das Rendite-Risiko-Profil glättet, verdeutlicht die Analyse von Titeln wie der Sika AG die methodischen Opportunitätskosten eines quantitativen Risikomanagements in extremen, langanhaltenden Bullenmärkten.</w:t>
      </w:r>
    </w:p>
    <w:p w14:paraId="4E69C70F" w14:textId="1D79EF91" w:rsidR="001D49AE" w:rsidRDefault="00090D0A" w:rsidP="001D49AE">
      <w:pPr>
        <w:keepNext/>
      </w:pPr>
      <w:r>
        <w:rPr>
          <w:noProof/>
        </w:rPr>
        <w:lastRenderedPageBreak/>
        <w:drawing>
          <wp:inline distT="0" distB="0" distL="0" distR="0" wp14:anchorId="69E85442" wp14:editId="3058C105">
            <wp:extent cx="5850890" cy="6214110"/>
            <wp:effectExtent l="0" t="0" r="0" b="0"/>
            <wp:docPr id="1466301431"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1431" name="Picture 7" descr="A screenshot of a graph&#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50890" cy="6214110"/>
                    </a:xfrm>
                    <a:prstGeom prst="rect">
                      <a:avLst/>
                    </a:prstGeom>
                  </pic:spPr>
                </pic:pic>
              </a:graphicData>
            </a:graphic>
          </wp:inline>
        </w:drawing>
      </w:r>
    </w:p>
    <w:p w14:paraId="3E8AC628" w14:textId="69810204" w:rsidR="00796108" w:rsidRDefault="001D49AE" w:rsidP="001B45F9">
      <w:pPr>
        <w:pStyle w:val="Caption"/>
      </w:pPr>
      <w:bookmarkStart w:id="116" w:name="_Toc229835406"/>
      <w:r>
        <w:t xml:space="preserve">Abbildung </w:t>
      </w:r>
      <w:r>
        <w:fldChar w:fldCharType="begin"/>
      </w:r>
      <w:r>
        <w:instrText xml:space="preserve"> SEQ Abbildung \* ARABIC </w:instrText>
      </w:r>
      <w:r>
        <w:fldChar w:fldCharType="separate"/>
      </w:r>
      <w:r w:rsidR="004D04DD">
        <w:rPr>
          <w:noProof/>
        </w:rPr>
        <w:t>8</w:t>
      </w:r>
      <w:r>
        <w:fldChar w:fldCharType="end"/>
      </w:r>
      <w:r>
        <w:t>: 4-Panel-Analyse der V7-Strategie bei der Sika AG</w:t>
      </w:r>
      <w:bookmarkEnd w:id="116"/>
    </w:p>
    <w:p w14:paraId="74D369AC" w14:textId="222D78F2" w:rsidR="00796108" w:rsidRDefault="004B465D" w:rsidP="00940009">
      <w:r>
        <w:t>Die zeitliche Analyse in Abbildung 8 zeigt, wie der Algorithmus auf starke Kursanstiege reagiert:</w:t>
      </w:r>
    </w:p>
    <w:p w14:paraId="0EF26AE0" w14:textId="379120FA" w:rsidR="007F32E4" w:rsidRDefault="007F32E4" w:rsidP="007F32E4">
      <w:pPr>
        <w:pStyle w:val="ListParagraph"/>
        <w:numPr>
          <w:ilvl w:val="0"/>
          <w:numId w:val="44"/>
        </w:numPr>
      </w:pPr>
      <w:r>
        <w:t>Signalgenerierung ohne anschliessenden Crash: Der Kurs der Sika AG verzeichnete ab Anfang 2012 einen aussergewöhnlichen, nahezu ungebrochenen Aufwärtstrend. Da der PSY-Test primär auf exponentielles Preisverhalten reagiert, klassifiziert die Statistik diese rasante fundamentale Entwicklung ab dem ersten Quartal 2017 als mathematisch explosiv.</w:t>
      </w:r>
    </w:p>
    <w:p w14:paraId="2654AC38" w14:textId="658A44B6" w:rsidR="007F32E4" w:rsidRDefault="007F32E4" w:rsidP="007F32E4">
      <w:pPr>
        <w:pStyle w:val="ListParagraph"/>
        <w:numPr>
          <w:ilvl w:val="0"/>
          <w:numId w:val="44"/>
        </w:numPr>
      </w:pPr>
      <w:r>
        <w:t>Auslösung der Exit-Logik: Infolgedessen durchbricht der Score die kritischen Quantile, was den Algorithmus zwingt, die Aktienposition zu reduzieren oder zeitweise vollständig aufzulösen.</w:t>
      </w:r>
    </w:p>
    <w:p w14:paraId="1C7C1677" w14:textId="195FA821" w:rsidR="00E0452C" w:rsidRDefault="007F32E4" w:rsidP="007F32E4">
      <w:pPr>
        <w:pStyle w:val="ListParagraph"/>
        <w:numPr>
          <w:ilvl w:val="0"/>
          <w:numId w:val="44"/>
        </w:numPr>
      </w:pPr>
      <w:r>
        <w:lastRenderedPageBreak/>
        <w:t xml:space="preserve">Interpretation der entgangenen Rendite: In der unmittelbaren Folgeperiode nach den ersten Panik-Triggern (ab Q1 2017) materialisierte sich kein vergleichbar abrupter Crash; der Markt stieg weiter, während die V7-Strategie zeitweise in der Liquiditätsposition verblieb und eine horizontale Renditeentwicklung aufwies, bis der </w:t>
      </w:r>
      <w:r>
        <w:rPr>
          <w:rFonts w:ascii="Consolas" w:hAnsi="Consolas" w:cs="Consolas"/>
        </w:rPr>
        <w:t>SMA20</w:t>
      </w:r>
      <w:r>
        <w:t xml:space="preserve">-Filter den Wiedereinstieg signalisierte. Über den gesamten Sample-Zeitraum betrachtet ist diese Einordnung jedoch nicht hinreichend: Sika verzeichnete sowohl in der Globalen Finanzkrise (2008) als auch im Januar 2018 (Saint-Gobain-Dispute) ausgeprägte </w:t>
      </w:r>
      <w:proofErr w:type="spellStart"/>
      <w:r>
        <w:t>Drawdowns</w:t>
      </w:r>
      <w:proofErr w:type="spellEnd"/>
      <w:r>
        <w:t>, die in Summe einen Buy-and-Hold-Max-</w:t>
      </w:r>
      <w:proofErr w:type="spellStart"/>
      <w:r>
        <w:t>Drawdown</w:t>
      </w:r>
      <w:proofErr w:type="spellEnd"/>
      <w:r>
        <w:t xml:space="preserve"> von −73.6 % erzeugen. Die V7-Strategie erreicht mit −75.5 % einen marginal tieferen </w:t>
      </w:r>
      <w:proofErr w:type="spellStart"/>
      <w:r>
        <w:t>Drawdown</w:t>
      </w:r>
      <w:proofErr w:type="spellEnd"/>
      <w:r>
        <w:t xml:space="preserve"> als Buy &amp; Hold (</w:t>
      </w:r>
      <m:oMath>
        <m:r>
          <w:rPr>
            <w:rFonts w:ascii="Cambria Math" w:hAnsi="Cambria Math"/>
          </w:rPr>
          <m:t>Δ</m:t>
        </m:r>
      </m:oMath>
      <w:r>
        <w:t xml:space="preserve"> = −1.87 pp, im Stationary-Bootstrap nicht signifikant; p_MDD = 0.230); das Re-Entry-Timing nach den Panik-Exits war im Sika-Sample nicht systematisch crash-protektiv.</w:t>
      </w:r>
    </w:p>
    <w:p w14:paraId="680DB907" w14:textId="42E38CD0" w:rsidR="00797E46" w:rsidRDefault="00797E46" w:rsidP="00797E46">
      <w:r>
        <w:t xml:space="preserve">Die Sika-Fallstudie illustriert in nüchterner Lesart eine Doppel-Schwäche der V7-Mechanik: Erstens generiert der </w:t>
      </w:r>
      <m:oMath>
        <m:r>
          <m:rPr>
            <m:sty m:val="p"/>
          </m:rPr>
          <w:rPr>
            <w:rFonts w:ascii="Cambria Math" w:hAnsi="Cambria Math"/>
          </w:rPr>
          <m:t>BSADF</m:t>
        </m:r>
      </m:oMath>
      <w:r>
        <w:t xml:space="preserve">-Detector während des langen Aufwärtstrends ab 2012 wiederholt Panik-Signale. Diese lösen Exits mit Slippage-Kosten aus, ohne dass die anschliessende Phase einen Crash bringt. Daraus entstehen die beobachteten Opportunitätskosten gegenüber Buy &amp; Hold (V7 637.2 % vs. B&amp;H 1'089.5 %). Zweitens ist V7 bei den ex-post tatsächlich auftretenden Sika-Korrekturen (2008, 2018) nicht systematisch crash-protektiv: der V7-Max-Drawdown (−75.5 %) übersteigt den passiven Drawdown (−73.6 %). Die Episode dokumentiert damit konkret, in welchem Sinn die «Versicherungsprämien»-Interpretation für die vorliegende Stichprobe nicht trägt: dem Renditeverzicht steht keine empirisch nachweisbare </w:t>
      </w:r>
      <w:proofErr w:type="spellStart"/>
      <w:r>
        <w:t>Drawdown</w:t>
      </w:r>
      <w:proofErr w:type="spellEnd"/>
      <w:r>
        <w:t>-Reduktion gegenüber.</w:t>
      </w:r>
    </w:p>
    <w:p w14:paraId="72ABB105" w14:textId="7984F180" w:rsidR="005F5A4A" w:rsidRDefault="005F5A4A" w:rsidP="005F5A4A">
      <w:pPr>
        <w:pStyle w:val="Heading3"/>
      </w:pPr>
      <w:bookmarkStart w:id="117" w:name="_Toc229835377"/>
      <w:r>
        <w:t>Sensitivitätsanalyse der Transaktionskosten (Stresstest)</w:t>
      </w:r>
      <w:bookmarkEnd w:id="117"/>
    </w:p>
    <w:p w14:paraId="36664002" w14:textId="6BABC090" w:rsidR="002B5201" w:rsidRDefault="002B5201" w:rsidP="002B5201">
      <w:r>
        <w:t>Um die Robustheit der entwickelten V7-Strategie gegenüber veränderten Marktbedingungen zu prüfen, wurde eine zweidimensionale Sensitivitätsanalyse durchgeführt: Variation der regulären Basis-Transaktionskosten (0.15 % – 0.60 %) sowie der Panik-</w:t>
      </w:r>
      <w:proofErr w:type="spellStart"/>
      <w:r>
        <w:t>Slippage</w:t>
      </w:r>
      <w:proofErr w:type="spellEnd"/>
      <w:r>
        <w:t xml:space="preserve"> (2.5 % – 15.0 %). Letztere ist die kritischere Dimension, da der Panik-Exit zu Stresszeiten erfolgt, in denen das von Abreu und Brunnermeier (2003) beschriebene Synchronisationsrisiko die Marktliquidität reduziert und die Bid-Ask-Spreads </w:t>
      </w:r>
      <w:proofErr w:type="spellStart"/>
      <w:r>
        <w:t>materialisierbar</w:t>
      </w:r>
      <w:proofErr w:type="spellEnd"/>
      <w:r>
        <w:t xml:space="preserve"> weitet (</w:t>
      </w:r>
      <w:proofErr w:type="spellStart"/>
      <w:r>
        <w:t>Amihud</w:t>
      </w:r>
      <w:proofErr w:type="spellEnd"/>
      <w:r>
        <w:t>, 2002).</w:t>
      </w:r>
    </w:p>
    <w:p w14:paraId="1EA08D8E" w14:textId="10EC3E79" w:rsidR="007E7B39" w:rsidRDefault="002B5201" w:rsidP="002B5201">
      <w:r>
        <w:t xml:space="preserve">Die Ergebnisse am Beispiel der Partners Group sind in der nachfolgenden Tabelle 5 aufgeschlüsselt und veranschaulichen die Sensitivität der Strategie gegenüber </w:t>
      </w:r>
      <w:proofErr w:type="spellStart"/>
      <w:r>
        <w:t>Slippage</w:t>
      </w:r>
      <w:proofErr w:type="spellEnd"/>
      <w:r>
        <w:t>- und Basis-Kosten-Annahmen:</w:t>
      </w:r>
    </w:p>
    <w:p w14:paraId="5920204E" w14:textId="62B00D81" w:rsidR="000E24A6" w:rsidRDefault="001D1DA2" w:rsidP="000E24A6">
      <w:pPr>
        <w:pStyle w:val="ListParagraph"/>
        <w:numPr>
          <w:ilvl w:val="0"/>
          <w:numId w:val="50"/>
        </w:numPr>
      </w:pPr>
      <w:r>
        <w:t xml:space="preserve">V7-Strategie (Sensitivität gegenüber </w:t>
      </w:r>
      <w:proofErr w:type="spellStart"/>
      <w:r>
        <w:t>Slippage</w:t>
      </w:r>
      <w:proofErr w:type="spellEnd"/>
      <w:r>
        <w:t xml:space="preserve">): Im Hauptergebnis verwendet die V7-Strategie ein volatilitätsabhängiges </w:t>
      </w:r>
      <w:proofErr w:type="spellStart"/>
      <w:r>
        <w:t>Slippage</w:t>
      </w:r>
      <w:proofErr w:type="spellEnd"/>
      <w:r>
        <w:t xml:space="preserve">-Modell </w:t>
      </w:r>
      <m:oMath>
        <m:sSub>
          <m:sSubPr>
            <m:ctrlPr>
              <w:rPr>
                <w:rFonts w:ascii="Cambria Math" w:hAnsi="Cambria Math"/>
              </w:rPr>
            </m:ctrlPr>
          </m:sSubPr>
          <m:e>
            <m:r>
              <w:rPr>
                <w:rFonts w:ascii="Cambria Math" w:hAnsi="Cambria Math"/>
              </w:rPr>
              <m:t>s</m:t>
            </m:r>
          </m:e>
          <m:sub>
            <m:r>
              <m:rPr>
                <m:sty m:val="p"/>
              </m:rPr>
              <w:rPr>
                <w:rFonts w:ascii="Cambria Math" w:hAnsi="Cambria Math"/>
              </w:rPr>
              <m:t>t</m:t>
            </m:r>
          </m:sub>
        </m:sSub>
      </m:oMath>
      <w:r>
        <w:t xml:space="preserve"> = </w:t>
      </w:r>
      <w:proofErr w:type="gramStart"/>
      <w:r>
        <w:t>clip(</w:t>
      </w:r>
      <w:proofErr w:type="gramEnd"/>
      <w:r>
        <w:t xml:space="preserve">0.005 + </w:t>
      </w:r>
      <m:oMath>
        <m:r>
          <w:rPr>
            <w:rFonts w:ascii="Cambria Math" w:hAnsi="Cambria Math"/>
          </w:rPr>
          <m:t>λ</m:t>
        </m:r>
      </m:oMath>
      <w:r>
        <w:t>·</w:t>
      </w: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t xml:space="preserve">, 0.025, 0.20) mit </w:t>
      </w:r>
      <m:oMath>
        <m:r>
          <w:rPr>
            <w:rFonts w:ascii="Cambria Math" w:hAnsi="Cambria Math"/>
          </w:rPr>
          <m:t>λ</m:t>
        </m:r>
      </m:oMath>
      <w:r>
        <w:t xml:space="preserve"> = 2 (Almgren/Chriss-inspiriert); in der vorliegenden Stichprobe der V7-Konfiguration </w:t>
      </w:r>
      <w:r>
        <w:lastRenderedPageBreak/>
        <w:t xml:space="preserve">ergibt das einen mittleren Panik-Aufschlag im Bereich 3 %–7 % je Titel (siehe </w:t>
      </w:r>
      <w:r>
        <w:rPr>
          <w:rFonts w:ascii="Consolas" w:hAnsi="Consolas" w:cs="Consolas"/>
        </w:rPr>
        <w:t>pghn_trade_audit_v7.csv</w:t>
      </w:r>
      <w:r>
        <w:t xml:space="preserve"> für Detail-Trades je Asset). Tabelle 5 zeigt die parametrische Sensitivität (Partners Group): Bei einer Vervierfachung der regulären Basis-Gebühren (von 0.15 % auf 0.60 %) und fixem 2.5 %-Panik-</w:t>
      </w:r>
      <w:proofErr w:type="spellStart"/>
      <w:r>
        <w:t>Slippage</w:t>
      </w:r>
      <w:proofErr w:type="spellEnd"/>
      <w:r>
        <w:t xml:space="preserve"> sinkt die V7-Rendite moderat von 703.69 % auf 461.51 % (</w:t>
      </w:r>
      <m:oMath>
        <m:r>
          <w:rPr>
            <w:rFonts w:ascii="Cambria Math" w:hAnsi="Cambria Math"/>
          </w:rPr>
          <m:t>Δ</m:t>
        </m:r>
      </m:oMath>
      <w:r>
        <w:t xml:space="preserve"> ≈ −34 %), während die Momentum-Vergleichsrendite von 570.42 % auf −28.66 % einbricht (Verlust). Bei einer realistischeren fixen Annahme von 10 % Slippage am Panik-Quantil sinkt die V7-Rendite bei 0.15 % Basis-Gebühren auf 199.78 %; bei 15 % Slippage auf 49.84 %. Bei Kombination von 0.60 % Basis-Gebühren und 15 % Panik-Slippage erodiert die Strategie auf nahezu null (Total Return 4.69 % über 20 Jahre). Im V7-dynamischen Modell (</w:t>
      </w:r>
      <m:oMath>
        <m:r>
          <w:rPr>
            <w:rFonts w:ascii="Cambria Math" w:hAnsi="Cambria Math"/>
          </w:rPr>
          <m:t>λ</m:t>
        </m:r>
      </m:oMath>
      <w:r>
        <w:t xml:space="preserve"> = 2.0) liegt die PGHN-Rendite bei 598.66 %; eine kleine </w:t>
      </w:r>
      <m:oMath>
        <m:r>
          <w:rPr>
            <w:rFonts w:ascii="Cambria Math" w:hAnsi="Cambria Math"/>
          </w:rPr>
          <m:t>λ</m:t>
        </m:r>
      </m:oMath>
      <w:r>
        <w:t xml:space="preserve">-Sensitivität ist in </w:t>
      </w:r>
      <w:r>
        <w:rPr>
          <w:rFonts w:ascii="Consolas" w:hAnsi="Consolas" w:cs="Consolas"/>
        </w:rPr>
        <w:t>slippage_lambda_sensitivity_v3.csv</w:t>
      </w:r>
      <w:r>
        <w:t xml:space="preserve"> (Vorgänger-Konfiguration) parallel ausgewiesen. Die zentrale Limitation der Strategie bleibt die </w:t>
      </w:r>
      <w:proofErr w:type="spellStart"/>
      <w:r>
        <w:t>Slippage</w:t>
      </w:r>
      <w:proofErr w:type="spellEnd"/>
      <w:r>
        <w:t>-Realisation am Panik-Trigger; das dynamische Modell macht diese Abhängigkeit jedoch zumindest volatilitätskonditional explizit.</w:t>
      </w:r>
    </w:p>
    <w:p w14:paraId="3F6A361B" w14:textId="162A56AC" w:rsidR="007E7B39" w:rsidRPr="007E7B39" w:rsidRDefault="001D1DA2" w:rsidP="000E24A6">
      <w:pPr>
        <w:pStyle w:val="ListParagraph"/>
        <w:numPr>
          <w:ilvl w:val="0"/>
          <w:numId w:val="50"/>
        </w:numPr>
      </w:pPr>
      <w:r>
        <w:t xml:space="preserve">Momentum-Strategie (Problem des </w:t>
      </w:r>
      <w:proofErr w:type="spellStart"/>
      <w:r>
        <w:t>Overtradings</w:t>
      </w:r>
      <w:proofErr w:type="spellEnd"/>
      <w:r>
        <w:t>): Im direkten Vergleich leidet die klassische Momentum-Strategie (</w:t>
      </w:r>
      <w:r>
        <w:rPr>
          <w:rFonts w:ascii="Consolas" w:hAnsi="Consolas" w:cs="Consolas"/>
        </w:rPr>
        <w:t>SMA20</w:t>
      </w:r>
      <w:r>
        <w:t xml:space="preserve">) massiv unter der Last der erhöhten Transaktionsfrequenz. Während bei 0.15 % Basis-Kosten eine Momentum-Rendite von 570.42 % resultiert, fällt diese bei 0.30 % Kosten auf 218.06 % zurück und bei 0.45 % bereits auf 50.72 %. Bei 0.60 % Transaktionskosten resultiert über zwanzig Jahre eine Negativrendite von −28.66 %, was die V7-Konvention mit konservativem Lag und niedrigeren </w:t>
      </w:r>
      <w:proofErr w:type="spellStart"/>
      <w:r>
        <w:t>Mom</w:t>
      </w:r>
      <w:proofErr w:type="spellEnd"/>
      <w:r>
        <w:t>-Gewinnen in volatilen Phasen widerspiegelt.</w:t>
      </w:r>
    </w:p>
    <w:p w14:paraId="6CA215F3" w14:textId="54C52AE5" w:rsidR="00C340CF" w:rsidRDefault="008C0073" w:rsidP="00797E46">
      <w:r>
        <w:t>Dieser quantitative Vergleich illustriert, dass die Selektivität des PSY-Verfahrens innerhalb der vorliegenden Stichprobe ein massgebliches Kriterium für die praktische Umsetzbarkeit (</w:t>
      </w:r>
      <w:r w:rsidR="00DA53C6">
        <w:t>«</w:t>
      </w:r>
      <w:r>
        <w:t xml:space="preserve">Financial </w:t>
      </w:r>
      <w:proofErr w:type="spellStart"/>
      <w:r>
        <w:t>Usefulness</w:t>
      </w:r>
      <w:proofErr w:type="spellEnd"/>
      <w:r w:rsidR="00DA53C6">
        <w:t>»</w:t>
      </w:r>
      <w:r>
        <w:t>) darstellt, da sie das Portfolio gegenüber der schleichenden Erosion durch Marktfriktionen messbar abschirmt.</w:t>
      </w:r>
    </w:p>
    <w:tbl>
      <w:tblPr>
        <w:tblStyle w:val="TableGrid"/>
        <w:tblW w:w="0" w:type="auto"/>
        <w:tblLook w:val="04A0" w:firstRow="1" w:lastRow="0" w:firstColumn="1" w:lastColumn="0" w:noHBand="0" w:noVBand="1"/>
      </w:tblPr>
      <w:tblGrid>
        <w:gridCol w:w="3068"/>
        <w:gridCol w:w="2597"/>
        <w:gridCol w:w="3539"/>
      </w:tblGrid>
      <w:tr w:rsidR="00073C9B" w14:paraId="389BDC8D" w14:textId="77777777" w:rsidTr="008E386F">
        <w:tc>
          <w:tcPr>
            <w:tcW w:w="3068" w:type="dxa"/>
            <w:shd w:val="clear" w:color="auto" w:fill="DAEEF3" w:themeFill="accent5" w:themeFillTint="33"/>
          </w:tcPr>
          <w:p w14:paraId="7B679100" w14:textId="77777777" w:rsidR="00962AA8" w:rsidRDefault="00000000">
            <w:r>
              <w:rPr>
                <w:b/>
              </w:rPr>
              <w:t>Basis-Kosten %</w:t>
            </w:r>
          </w:p>
        </w:tc>
        <w:tc>
          <w:tcPr>
            <w:tcW w:w="2597" w:type="dxa"/>
            <w:shd w:val="clear" w:color="auto" w:fill="DAEEF3" w:themeFill="accent5" w:themeFillTint="33"/>
          </w:tcPr>
          <w:p w14:paraId="4F329B85" w14:textId="77777777" w:rsidR="00962AA8" w:rsidRDefault="00000000">
            <w:r>
              <w:rPr>
                <w:b/>
              </w:rPr>
              <w:t>Panik-</w:t>
            </w:r>
            <w:proofErr w:type="spellStart"/>
            <w:r>
              <w:rPr>
                <w:b/>
              </w:rPr>
              <w:t>Slippage</w:t>
            </w:r>
            <w:proofErr w:type="spellEnd"/>
            <w:r>
              <w:rPr>
                <w:b/>
              </w:rPr>
              <w:t xml:space="preserve"> %</w:t>
            </w:r>
          </w:p>
        </w:tc>
        <w:tc>
          <w:tcPr>
            <w:tcW w:w="3539" w:type="dxa"/>
            <w:shd w:val="clear" w:color="auto" w:fill="DAEEF3" w:themeFill="accent5" w:themeFillTint="33"/>
          </w:tcPr>
          <w:p w14:paraId="63851428" w14:textId="77777777" w:rsidR="00962AA8" w:rsidRDefault="00000000">
            <w:r>
              <w:rPr>
                <w:b/>
              </w:rPr>
              <w:t>V7 Total Return %</w:t>
            </w:r>
          </w:p>
        </w:tc>
      </w:tr>
      <w:tr w:rsidR="00962AA8" w14:paraId="1C2BA799" w14:textId="77777777">
        <w:tc>
          <w:tcPr>
            <w:tcW w:w="3068" w:type="dxa"/>
          </w:tcPr>
          <w:p w14:paraId="03633061" w14:textId="77777777" w:rsidR="00962AA8" w:rsidRDefault="00000000">
            <w:r>
              <w:t>0.15 %</w:t>
            </w:r>
          </w:p>
        </w:tc>
        <w:tc>
          <w:tcPr>
            <w:tcW w:w="2597" w:type="dxa"/>
          </w:tcPr>
          <w:p w14:paraId="0F43B7A8" w14:textId="77777777" w:rsidR="00962AA8" w:rsidRDefault="00000000">
            <w:r>
              <w:t>2.50 %</w:t>
            </w:r>
          </w:p>
        </w:tc>
        <w:tc>
          <w:tcPr>
            <w:tcW w:w="3539" w:type="dxa"/>
          </w:tcPr>
          <w:p w14:paraId="33E96746" w14:textId="77777777" w:rsidR="00962AA8" w:rsidRDefault="00000000">
            <w:r>
              <w:t>703.69 %</w:t>
            </w:r>
          </w:p>
        </w:tc>
      </w:tr>
      <w:tr w:rsidR="00962AA8" w14:paraId="66AC2CAA" w14:textId="77777777">
        <w:tc>
          <w:tcPr>
            <w:tcW w:w="3068" w:type="dxa"/>
          </w:tcPr>
          <w:p w14:paraId="51C950C7" w14:textId="77777777" w:rsidR="00962AA8" w:rsidRDefault="00000000">
            <w:r>
              <w:t>0.15 %</w:t>
            </w:r>
          </w:p>
        </w:tc>
        <w:tc>
          <w:tcPr>
            <w:tcW w:w="2597" w:type="dxa"/>
          </w:tcPr>
          <w:p w14:paraId="332CC4FA" w14:textId="77777777" w:rsidR="00962AA8" w:rsidRDefault="00000000">
            <w:r>
              <w:t>5.00 %</w:t>
            </w:r>
          </w:p>
        </w:tc>
        <w:tc>
          <w:tcPr>
            <w:tcW w:w="3539" w:type="dxa"/>
          </w:tcPr>
          <w:p w14:paraId="578D66C3" w14:textId="77777777" w:rsidR="00962AA8" w:rsidRDefault="00000000">
            <w:r>
              <w:t>482.46 %</w:t>
            </w:r>
          </w:p>
        </w:tc>
      </w:tr>
      <w:tr w:rsidR="00962AA8" w14:paraId="154A79AA" w14:textId="77777777">
        <w:tc>
          <w:tcPr>
            <w:tcW w:w="3068" w:type="dxa"/>
          </w:tcPr>
          <w:p w14:paraId="763A7030" w14:textId="77777777" w:rsidR="00962AA8" w:rsidRDefault="00000000">
            <w:r>
              <w:t>0.15 %</w:t>
            </w:r>
          </w:p>
        </w:tc>
        <w:tc>
          <w:tcPr>
            <w:tcW w:w="2597" w:type="dxa"/>
          </w:tcPr>
          <w:p w14:paraId="3AEED9FF" w14:textId="77777777" w:rsidR="00962AA8" w:rsidRDefault="00000000">
            <w:r>
              <w:t>10.00 %</w:t>
            </w:r>
          </w:p>
        </w:tc>
        <w:tc>
          <w:tcPr>
            <w:tcW w:w="3539" w:type="dxa"/>
          </w:tcPr>
          <w:p w14:paraId="782DEF83" w14:textId="77777777" w:rsidR="00962AA8" w:rsidRDefault="00000000">
            <w:r>
              <w:t>199.78 %</w:t>
            </w:r>
          </w:p>
        </w:tc>
      </w:tr>
      <w:tr w:rsidR="00962AA8" w14:paraId="2CD2046A" w14:textId="77777777">
        <w:tc>
          <w:tcPr>
            <w:tcW w:w="3068" w:type="dxa"/>
          </w:tcPr>
          <w:p w14:paraId="652A3903" w14:textId="77777777" w:rsidR="00962AA8" w:rsidRDefault="00000000">
            <w:r>
              <w:t>0.15 %</w:t>
            </w:r>
          </w:p>
        </w:tc>
        <w:tc>
          <w:tcPr>
            <w:tcW w:w="2597" w:type="dxa"/>
          </w:tcPr>
          <w:p w14:paraId="1FDA0228" w14:textId="77777777" w:rsidR="00962AA8" w:rsidRDefault="00000000">
            <w:r>
              <w:t>15.00 %</w:t>
            </w:r>
          </w:p>
        </w:tc>
        <w:tc>
          <w:tcPr>
            <w:tcW w:w="3539" w:type="dxa"/>
          </w:tcPr>
          <w:p w14:paraId="099178C0" w14:textId="77777777" w:rsidR="00962AA8" w:rsidRDefault="00000000">
            <w:r>
              <w:t>49.84 %</w:t>
            </w:r>
          </w:p>
        </w:tc>
      </w:tr>
      <w:tr w:rsidR="00962AA8" w14:paraId="0392D908" w14:textId="77777777">
        <w:tc>
          <w:tcPr>
            <w:tcW w:w="3068" w:type="dxa"/>
          </w:tcPr>
          <w:p w14:paraId="100025DC" w14:textId="77777777" w:rsidR="00962AA8" w:rsidRDefault="00000000">
            <w:r>
              <w:t>0.30 %</w:t>
            </w:r>
          </w:p>
        </w:tc>
        <w:tc>
          <w:tcPr>
            <w:tcW w:w="2597" w:type="dxa"/>
          </w:tcPr>
          <w:p w14:paraId="70B92A1B" w14:textId="77777777" w:rsidR="00962AA8" w:rsidRDefault="00000000">
            <w:r>
              <w:t>2.50 %</w:t>
            </w:r>
          </w:p>
        </w:tc>
        <w:tc>
          <w:tcPr>
            <w:tcW w:w="3539" w:type="dxa"/>
          </w:tcPr>
          <w:p w14:paraId="0A914F10" w14:textId="77777777" w:rsidR="00962AA8" w:rsidRDefault="00000000">
            <w:r>
              <w:t>613.22 %</w:t>
            </w:r>
          </w:p>
        </w:tc>
      </w:tr>
      <w:tr w:rsidR="00962AA8" w14:paraId="206DE1D8" w14:textId="77777777">
        <w:tc>
          <w:tcPr>
            <w:tcW w:w="3068" w:type="dxa"/>
          </w:tcPr>
          <w:p w14:paraId="339CAE92" w14:textId="77777777" w:rsidR="00962AA8" w:rsidRDefault="00000000">
            <w:r>
              <w:lastRenderedPageBreak/>
              <w:t>0.30 %</w:t>
            </w:r>
          </w:p>
        </w:tc>
        <w:tc>
          <w:tcPr>
            <w:tcW w:w="2597" w:type="dxa"/>
          </w:tcPr>
          <w:p w14:paraId="1CE1E664" w14:textId="77777777" w:rsidR="00962AA8" w:rsidRDefault="00000000">
            <w:r>
              <w:t>5.00 %</w:t>
            </w:r>
          </w:p>
        </w:tc>
        <w:tc>
          <w:tcPr>
            <w:tcW w:w="3539" w:type="dxa"/>
          </w:tcPr>
          <w:p w14:paraId="21504B85" w14:textId="77777777" w:rsidR="00962AA8" w:rsidRDefault="00000000">
            <w:r>
              <w:t>416.89 %</w:t>
            </w:r>
          </w:p>
        </w:tc>
      </w:tr>
      <w:tr w:rsidR="00962AA8" w14:paraId="33264898" w14:textId="77777777">
        <w:tc>
          <w:tcPr>
            <w:tcW w:w="3068" w:type="dxa"/>
          </w:tcPr>
          <w:p w14:paraId="327DDB9C" w14:textId="77777777" w:rsidR="00962AA8" w:rsidRDefault="00000000">
            <w:r>
              <w:t>0.30 %</w:t>
            </w:r>
          </w:p>
        </w:tc>
        <w:tc>
          <w:tcPr>
            <w:tcW w:w="2597" w:type="dxa"/>
          </w:tcPr>
          <w:p w14:paraId="215EB5BB" w14:textId="77777777" w:rsidR="00962AA8" w:rsidRDefault="00000000">
            <w:r>
              <w:t>10.00 %</w:t>
            </w:r>
          </w:p>
        </w:tc>
        <w:tc>
          <w:tcPr>
            <w:tcW w:w="3539" w:type="dxa"/>
          </w:tcPr>
          <w:p w14:paraId="496E9A67" w14:textId="77777777" w:rsidR="00962AA8" w:rsidRDefault="00000000">
            <w:r>
              <w:t>166.04 %</w:t>
            </w:r>
          </w:p>
        </w:tc>
      </w:tr>
      <w:tr w:rsidR="00962AA8" w14:paraId="1977FD44" w14:textId="77777777">
        <w:tc>
          <w:tcPr>
            <w:tcW w:w="3068" w:type="dxa"/>
          </w:tcPr>
          <w:p w14:paraId="5EBBCDA0" w14:textId="77777777" w:rsidR="00962AA8" w:rsidRDefault="00000000">
            <w:r>
              <w:t>0.30 %</w:t>
            </w:r>
          </w:p>
        </w:tc>
        <w:tc>
          <w:tcPr>
            <w:tcW w:w="2597" w:type="dxa"/>
          </w:tcPr>
          <w:p w14:paraId="65CC6E3B" w14:textId="77777777" w:rsidR="00962AA8" w:rsidRDefault="00000000">
            <w:r>
              <w:t>15.00 %</w:t>
            </w:r>
          </w:p>
        </w:tc>
        <w:tc>
          <w:tcPr>
            <w:tcW w:w="3539" w:type="dxa"/>
          </w:tcPr>
          <w:p w14:paraId="6EADB7FB" w14:textId="77777777" w:rsidR="00962AA8" w:rsidRDefault="00000000">
            <w:r>
              <w:t>32.98 %</w:t>
            </w:r>
          </w:p>
        </w:tc>
      </w:tr>
      <w:tr w:rsidR="00962AA8" w14:paraId="66EBD125" w14:textId="77777777">
        <w:tc>
          <w:tcPr>
            <w:tcW w:w="3068" w:type="dxa"/>
          </w:tcPr>
          <w:p w14:paraId="2B3BCE87" w14:textId="77777777" w:rsidR="00962AA8" w:rsidRDefault="00000000">
            <w:r>
              <w:t>0.45 %</w:t>
            </w:r>
          </w:p>
        </w:tc>
        <w:tc>
          <w:tcPr>
            <w:tcW w:w="2597" w:type="dxa"/>
          </w:tcPr>
          <w:p w14:paraId="306EED0E" w14:textId="77777777" w:rsidR="00962AA8" w:rsidRDefault="00000000">
            <w:r>
              <w:t>2.50 %</w:t>
            </w:r>
          </w:p>
        </w:tc>
        <w:tc>
          <w:tcPr>
            <w:tcW w:w="3539" w:type="dxa"/>
          </w:tcPr>
          <w:p w14:paraId="2A890E06" w14:textId="77777777" w:rsidR="00962AA8" w:rsidRDefault="00000000">
            <w:r>
              <w:t>532.87 %</w:t>
            </w:r>
          </w:p>
        </w:tc>
      </w:tr>
      <w:tr w:rsidR="00962AA8" w14:paraId="16435CCC" w14:textId="77777777">
        <w:tc>
          <w:tcPr>
            <w:tcW w:w="3068" w:type="dxa"/>
          </w:tcPr>
          <w:p w14:paraId="7FC377E4" w14:textId="77777777" w:rsidR="00962AA8" w:rsidRDefault="00000000">
            <w:r>
              <w:t>0.45 %</w:t>
            </w:r>
          </w:p>
        </w:tc>
        <w:tc>
          <w:tcPr>
            <w:tcW w:w="2597" w:type="dxa"/>
          </w:tcPr>
          <w:p w14:paraId="08DB64E9" w14:textId="77777777" w:rsidR="00962AA8" w:rsidRDefault="00000000">
            <w:r>
              <w:t>5.00 %</w:t>
            </w:r>
          </w:p>
        </w:tc>
        <w:tc>
          <w:tcPr>
            <w:tcW w:w="3539" w:type="dxa"/>
          </w:tcPr>
          <w:p w14:paraId="63BAF484" w14:textId="77777777" w:rsidR="00962AA8" w:rsidRDefault="00000000">
            <w:r>
              <w:t>358.66 %</w:t>
            </w:r>
          </w:p>
        </w:tc>
      </w:tr>
      <w:tr w:rsidR="00962AA8" w14:paraId="78173CB5" w14:textId="77777777">
        <w:tc>
          <w:tcPr>
            <w:tcW w:w="3068" w:type="dxa"/>
          </w:tcPr>
          <w:p w14:paraId="314BC6B7" w14:textId="77777777" w:rsidR="00962AA8" w:rsidRDefault="00000000">
            <w:r>
              <w:t>0.45 %</w:t>
            </w:r>
          </w:p>
        </w:tc>
        <w:tc>
          <w:tcPr>
            <w:tcW w:w="2597" w:type="dxa"/>
          </w:tcPr>
          <w:p w14:paraId="431334B2" w14:textId="77777777" w:rsidR="00962AA8" w:rsidRDefault="00000000">
            <w:r>
              <w:t>10.00 %</w:t>
            </w:r>
          </w:p>
        </w:tc>
        <w:tc>
          <w:tcPr>
            <w:tcW w:w="3539" w:type="dxa"/>
          </w:tcPr>
          <w:p w14:paraId="52D95ED0" w14:textId="77777777" w:rsidR="00962AA8" w:rsidRDefault="00000000">
            <w:r>
              <w:t>136.07 %</w:t>
            </w:r>
          </w:p>
        </w:tc>
      </w:tr>
      <w:tr w:rsidR="00962AA8" w14:paraId="2F7DEEEB" w14:textId="77777777">
        <w:tc>
          <w:tcPr>
            <w:tcW w:w="3068" w:type="dxa"/>
          </w:tcPr>
          <w:p w14:paraId="2E80E238" w14:textId="77777777" w:rsidR="00962AA8" w:rsidRDefault="00000000">
            <w:r>
              <w:t>0.45 %</w:t>
            </w:r>
          </w:p>
        </w:tc>
        <w:tc>
          <w:tcPr>
            <w:tcW w:w="2597" w:type="dxa"/>
          </w:tcPr>
          <w:p w14:paraId="21733891" w14:textId="77777777" w:rsidR="00962AA8" w:rsidRDefault="00000000">
            <w:r>
              <w:t>15.00 %</w:t>
            </w:r>
          </w:p>
        </w:tc>
        <w:tc>
          <w:tcPr>
            <w:tcW w:w="3539" w:type="dxa"/>
          </w:tcPr>
          <w:p w14:paraId="5C4DCB52" w14:textId="77777777" w:rsidR="00962AA8" w:rsidRDefault="00000000">
            <w:r>
              <w:t>18.00 %</w:t>
            </w:r>
          </w:p>
        </w:tc>
      </w:tr>
      <w:tr w:rsidR="00962AA8" w14:paraId="07F313A9" w14:textId="77777777">
        <w:tc>
          <w:tcPr>
            <w:tcW w:w="3068" w:type="dxa"/>
          </w:tcPr>
          <w:p w14:paraId="0D4376F4" w14:textId="77777777" w:rsidR="00962AA8" w:rsidRDefault="00000000">
            <w:r>
              <w:t>0.60 %</w:t>
            </w:r>
          </w:p>
        </w:tc>
        <w:tc>
          <w:tcPr>
            <w:tcW w:w="2597" w:type="dxa"/>
          </w:tcPr>
          <w:p w14:paraId="7037305A" w14:textId="77777777" w:rsidR="00962AA8" w:rsidRDefault="00000000">
            <w:r>
              <w:t>2.50 %</w:t>
            </w:r>
          </w:p>
        </w:tc>
        <w:tc>
          <w:tcPr>
            <w:tcW w:w="3539" w:type="dxa"/>
          </w:tcPr>
          <w:p w14:paraId="1046D200" w14:textId="77777777" w:rsidR="00962AA8" w:rsidRDefault="00000000">
            <w:r>
              <w:t>461.51 %</w:t>
            </w:r>
          </w:p>
        </w:tc>
      </w:tr>
      <w:tr w:rsidR="00962AA8" w14:paraId="67EA5A85" w14:textId="77777777">
        <w:tc>
          <w:tcPr>
            <w:tcW w:w="3068" w:type="dxa"/>
          </w:tcPr>
          <w:p w14:paraId="1345DCB7" w14:textId="77777777" w:rsidR="00962AA8" w:rsidRDefault="00000000">
            <w:r>
              <w:t>0.60 %</w:t>
            </w:r>
          </w:p>
        </w:tc>
        <w:tc>
          <w:tcPr>
            <w:tcW w:w="2597" w:type="dxa"/>
          </w:tcPr>
          <w:p w14:paraId="7A31134C" w14:textId="77777777" w:rsidR="00962AA8" w:rsidRDefault="00000000">
            <w:r>
              <w:t>5.00 %</w:t>
            </w:r>
          </w:p>
        </w:tc>
        <w:tc>
          <w:tcPr>
            <w:tcW w:w="3539" w:type="dxa"/>
          </w:tcPr>
          <w:p w14:paraId="47BE3B00" w14:textId="77777777" w:rsidR="00962AA8" w:rsidRDefault="00000000">
            <w:r>
              <w:t>306.94 %</w:t>
            </w:r>
          </w:p>
        </w:tc>
      </w:tr>
      <w:tr w:rsidR="00962AA8" w14:paraId="048ED250" w14:textId="77777777">
        <w:tc>
          <w:tcPr>
            <w:tcW w:w="3068" w:type="dxa"/>
          </w:tcPr>
          <w:p w14:paraId="249F9342" w14:textId="77777777" w:rsidR="00962AA8" w:rsidRDefault="00000000">
            <w:r>
              <w:t>0.60 %</w:t>
            </w:r>
          </w:p>
        </w:tc>
        <w:tc>
          <w:tcPr>
            <w:tcW w:w="2597" w:type="dxa"/>
          </w:tcPr>
          <w:p w14:paraId="18E116E2" w14:textId="77777777" w:rsidR="00962AA8" w:rsidRDefault="00000000">
            <w:r>
              <w:t>10.00 %</w:t>
            </w:r>
          </w:p>
        </w:tc>
        <w:tc>
          <w:tcPr>
            <w:tcW w:w="3539" w:type="dxa"/>
          </w:tcPr>
          <w:p w14:paraId="0E378FA8" w14:textId="77777777" w:rsidR="00962AA8" w:rsidRDefault="00000000">
            <w:r>
              <w:t>109.45 %</w:t>
            </w:r>
          </w:p>
        </w:tc>
      </w:tr>
      <w:tr w:rsidR="00962AA8" w14:paraId="473DB3CC" w14:textId="77777777">
        <w:tc>
          <w:tcPr>
            <w:tcW w:w="3068" w:type="dxa"/>
          </w:tcPr>
          <w:p w14:paraId="7626F5F7" w14:textId="77777777" w:rsidR="00962AA8" w:rsidRDefault="00000000">
            <w:r>
              <w:t>0.60 %</w:t>
            </w:r>
          </w:p>
        </w:tc>
        <w:tc>
          <w:tcPr>
            <w:tcW w:w="2597" w:type="dxa"/>
          </w:tcPr>
          <w:p w14:paraId="4FB6F9B1" w14:textId="77777777" w:rsidR="00962AA8" w:rsidRDefault="00000000">
            <w:r>
              <w:t>15.00 %</w:t>
            </w:r>
          </w:p>
        </w:tc>
        <w:tc>
          <w:tcPr>
            <w:tcW w:w="3539" w:type="dxa"/>
          </w:tcPr>
          <w:p w14:paraId="3995E9F8" w14:textId="77777777" w:rsidR="00962AA8" w:rsidRDefault="00000000">
            <w:r>
              <w:t>4.69 %</w:t>
            </w:r>
          </w:p>
        </w:tc>
      </w:tr>
    </w:tbl>
    <w:p w14:paraId="5F80A5A0" w14:textId="2E45E980" w:rsidR="000E24A6" w:rsidRDefault="00B92C53" w:rsidP="00B92C53">
      <w:pPr>
        <w:pStyle w:val="Caption"/>
      </w:pPr>
      <w:bookmarkStart w:id="118" w:name="_Toc229835411"/>
      <w:r>
        <w:t xml:space="preserve">Tabelle </w:t>
      </w:r>
      <w:r>
        <w:fldChar w:fldCharType="begin"/>
      </w:r>
      <w:r>
        <w:instrText xml:space="preserve"> SEQ Tabelle \* ARABIC </w:instrText>
      </w:r>
      <w:r>
        <w:fldChar w:fldCharType="separate"/>
      </w:r>
      <w:r w:rsidR="009D0E9B">
        <w:rPr>
          <w:noProof/>
        </w:rPr>
        <w:t>5</w:t>
      </w:r>
      <w:r>
        <w:fldChar w:fldCharType="end"/>
      </w:r>
      <w:r>
        <w:t>: Total Return von Partners Group mit unterschiedlichen Transaktionskosten</w:t>
      </w:r>
      <w:bookmarkEnd w:id="118"/>
    </w:p>
    <w:p w14:paraId="44941609" w14:textId="38E0D0C0" w:rsidR="00A0447D" w:rsidRDefault="00A0447D" w:rsidP="00A0447D">
      <w:r>
        <w:br w:type="page"/>
      </w:r>
    </w:p>
    <w:p w14:paraId="0D9A4566" w14:textId="0D0E2653" w:rsidR="00C340CF" w:rsidRDefault="005A3C25" w:rsidP="00C340CF">
      <w:pPr>
        <w:pStyle w:val="Heading1"/>
      </w:pPr>
      <w:bookmarkStart w:id="119" w:name="_Toc229835378"/>
      <w:r>
        <w:lastRenderedPageBreak/>
        <w:t>Diskussion und Benchmarking</w:t>
      </w:r>
      <w:bookmarkEnd w:id="119"/>
    </w:p>
    <w:p w14:paraId="588D9BB1" w14:textId="1C371035" w:rsidR="005A3C25" w:rsidRDefault="008B0BB8" w:rsidP="005A3C25">
      <w:r>
        <w:t>Das primäre Erkenntnisinteresse dieser Arbeit lag in der Beantwortung der Frage, ob eine systematische «</w:t>
      </w:r>
      <w:proofErr w:type="spellStart"/>
      <w:r>
        <w:t>Riding</w:t>
      </w:r>
      <w:proofErr w:type="spellEnd"/>
      <w:r>
        <w:t xml:space="preserve"> Bubble»-Strategie im Schweizer Aktienmarkt (SMI/SLI) eine ökonomische Nützlichkeit («Financial </w:t>
      </w:r>
      <w:proofErr w:type="spellStart"/>
      <w:r>
        <w:t>Usefulness</w:t>
      </w:r>
      <w:proofErr w:type="spellEnd"/>
      <w:r>
        <w:t>») aufweist und passiven Ansätzen vorzuziehen ist. Nach der quantitativen Auswertung der empirischen Resultate in Kapitel 4 werden die Ergebnisse in diesem Kapitel übergeordnet in den finanzwissenschaftlichen Diskurs eingeordnet, um die Forschungsfragen abschliessend zu beantworten und die Methodik kritisch zu reflektieren.</w:t>
      </w:r>
    </w:p>
    <w:p w14:paraId="5EC6A122" w14:textId="611B4CBE" w:rsidR="005A3C25" w:rsidRDefault="005A3C25" w:rsidP="005A3C25">
      <w:pPr>
        <w:pStyle w:val="Heading2"/>
      </w:pPr>
      <w:bookmarkStart w:id="120" w:name="_Toc229835379"/>
      <w:r>
        <w:t>Benchmarking: Aktives Markttiming vs. Passives Halten</w:t>
      </w:r>
      <w:bookmarkEnd w:id="120"/>
    </w:p>
    <w:p w14:paraId="531E8D42" w14:textId="5DBCB7DE" w:rsidR="002C0202" w:rsidRDefault="002C0202" w:rsidP="00EA5033">
      <w:r>
        <w:t xml:space="preserve">Der strategische Vorteil, der sich aus der Verbindung von Partizipation an einer Blase und einem antizipatorischen Ausstieg ergibt, liess sich am Beispiel der Partners Group deskriptiv beobachten. Durch den Einsatz des Wild-Bootstrap-Panik-Quantils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in Kombination mit dem Direktionalfilter wurde der Maximum Drawdown um 8.33 pp reduziert (von −69.44 % auf −61.11 %). Der Stationary-Bootstrap mit Strategie-Re-Simulation auf den V7-Schwellen weist diese Reduktion auf p = 0.040 als statistisch signifikant aus; die beobachtete Reduktion ist damit auch unter der methodisch sauberen Inferenz mit reinem Stichprobenrauschen verträglich. Bei zwei Titeln (Logitech +3.27 pp und Richemont +0.39 pp) ist der V7-Drawdown im Punktwert besser als jener von Buy &amp; Hold; bei Sika (−1.87 pp) und Lonza (−4.29 pp) marginal schlechter. Damit ist die in der Vorgänger-V3-Konfiguration noch generelle Schlechter-Stellung des Risikoprofils in V7 differenzierter zu lesen.</w:t>
      </w:r>
    </w:p>
    <w:p w14:paraId="045983C3" w14:textId="77777777" w:rsidR="00D56030" w:rsidRDefault="00D56030" w:rsidP="00EA5033">
      <w:r>
        <w:t xml:space="preserve">Gleichzeitig zwingt der Querschnittsvergleich zu einer kritischen Beantwortung der Forschungsfrage: Ein «nachweisbarer ökonomischer Mehrwert» im Sinne einer absoluten Outperformance gegenüber Buy &amp; Hold konnte bei keinem der fünf untersuchten Titel statistisch signifikant nachgewiesen werden. Bei zwei Titeln (Sika −1.87 pp, Lonza −4.29 pp) verzeichnet V7 einen marginal höheren Maximum </w:t>
      </w:r>
      <w:proofErr w:type="spellStart"/>
      <w:r>
        <w:t>Drawdown</w:t>
      </w:r>
      <w:proofErr w:type="spellEnd"/>
      <w:r>
        <w:t xml:space="preserve"> gegenüber Buy &amp; Hold; bei Richemont ist der </w:t>
      </w:r>
      <w:proofErr w:type="spellStart"/>
      <w:r>
        <w:t>Drawdown</w:t>
      </w:r>
      <w:proofErr w:type="spellEnd"/>
      <w:r>
        <w:t xml:space="preserve"> praktisch identisch (+0.39 pp). Bei Logitech (+3.27 pp) und Partners Group (+8.33 pp, p = 0.040 signifikant) verbessert V7 das Risikoprofil. Bei der Partners Group reduziert sich der </w:t>
      </w:r>
      <w:proofErr w:type="spellStart"/>
      <w:r>
        <w:t>Drawdown</w:t>
      </w:r>
      <w:proofErr w:type="spellEnd"/>
      <w:r>
        <w:t xml:space="preserve"> um 8.33 Prozentpunkte (V7 −61.11 % vs. B&amp;H −69.44 %); der </w:t>
      </w:r>
      <w:proofErr w:type="spellStart"/>
      <w:r>
        <w:t>Stationary</w:t>
      </w:r>
      <w:proofErr w:type="spellEnd"/>
      <w:r>
        <w:t>-Bootstrap mit Strategie-Re-Simulation weist diese Reduktion auf p = 0.040 als statistisch signifikant aus.</w:t>
      </w:r>
    </w:p>
    <w:p w14:paraId="2CB01881" w14:textId="455FB96E" w:rsidR="000809F1" w:rsidRDefault="00D56030" w:rsidP="00EA5033">
      <w:r>
        <w:t>Dieses Phänomen lässt sich auf zwei strukturelle Effekte zurückführen:</w:t>
      </w:r>
    </w:p>
    <w:p w14:paraId="6F34B446" w14:textId="4082A804" w:rsidR="000809F1" w:rsidRDefault="00200F9A" w:rsidP="000809F1">
      <w:pPr>
        <w:pStyle w:val="ListParagraph"/>
        <w:numPr>
          <w:ilvl w:val="0"/>
          <w:numId w:val="49"/>
        </w:numPr>
      </w:pPr>
      <w:r>
        <w:t>Fehlsignale in strukturellen Hausse-Phasen: Wie das Beispiel Sika zeigt, identifiziert der PSY-Test langanhaltende Aufwärtstrends zeitweise fälschlicherweise als explosiv, was zu einem verfrühten Marktaustritt und entsprechenden Opportunitätskosten führt.</w:t>
      </w:r>
    </w:p>
    <w:p w14:paraId="05391E6B" w14:textId="2C0E06D1" w:rsidR="000809F1" w:rsidRDefault="00200F9A" w:rsidP="000809F1">
      <w:pPr>
        <w:pStyle w:val="ListParagraph"/>
        <w:numPr>
          <w:ilvl w:val="0"/>
          <w:numId w:val="49"/>
        </w:numPr>
      </w:pPr>
      <w:r>
        <w:lastRenderedPageBreak/>
        <w:t>Verzögerter Wiedereinstieg (</w:t>
      </w:r>
      <w:proofErr w:type="spellStart"/>
      <w:r>
        <w:t>Whipsaw</w:t>
      </w:r>
      <w:proofErr w:type="spellEnd"/>
      <w:r>
        <w:t xml:space="preserve">-Effekte): In hochvolatilen Bodenbildungsphasen kann die Kombination aus dem </w:t>
      </w:r>
      <w:r>
        <w:rPr>
          <w:rFonts w:ascii="Consolas" w:hAnsi="Consolas" w:cs="Consolas"/>
        </w:rPr>
        <w:t>SMA20</w:t>
      </w:r>
      <w:r>
        <w:t>-Filter und dem Marktrauschen dazu führen, dass die Strategie verzögert reagiert, was die Partizipation an der ersten Erholungsphase einschränkt.</w:t>
      </w:r>
    </w:p>
    <w:p w14:paraId="1D9ECF40" w14:textId="2F5B0368" w:rsidR="005A3C25" w:rsidRDefault="007145DF" w:rsidP="000809F1">
      <w:r>
        <w:t>Trotz dieser Einschränkungen beweist die Strategie ihre Überlegenheit gegenüber simplen Trendfolgemodellen wie Momentum. Der Mehrwert der Strategie liegt folglich nicht in der permanenten Renditemaximierung, sondern in der asymmetrischen Kapselung des Portfolios gegen singuläre, irrationale Marktexzesse.</w:t>
      </w:r>
    </w:p>
    <w:p w14:paraId="7203BF4C" w14:textId="3215129E" w:rsidR="00CD4199" w:rsidRDefault="00CD4199" w:rsidP="00CD4199">
      <w:pPr>
        <w:pStyle w:val="Heading2"/>
      </w:pPr>
      <w:bookmarkStart w:id="121" w:name="_Toc229835380"/>
      <w:r>
        <w:t>Der Einfluss von Marktfriktionen (Transaktionskosten)</w:t>
      </w:r>
      <w:bookmarkEnd w:id="121"/>
    </w:p>
    <w:p w14:paraId="0F507CAF" w14:textId="23ED35CC" w:rsidR="00C02A80" w:rsidRDefault="006F40F4" w:rsidP="00A76B3D">
      <w:r>
        <w:t>In der Theorie sehen viele aktive Strategien vielversprechend aus, scheitern aber in der Praxis an Transaktionskosten und Liquiditätsfriktionen. Die V7-Strategie zeigt sich gegenüber der regulären Basis-Transaktionskosten relativ robust: Bei einer Vervierfachung der Basis-Gebühren (0.15 % → 0.60 %) und fixer 2.5 %-Panik-</w:t>
      </w:r>
      <w:proofErr w:type="spellStart"/>
      <w:r>
        <w:t>Slippage</w:t>
      </w:r>
      <w:proofErr w:type="spellEnd"/>
      <w:r>
        <w:t xml:space="preserve"> reduziert sich die V7-Rendite bei der Partners Group um etwa 34 % (von 703.69 % auf 461.51 %). Sehr viel kritischer ist die Sensitivität gegenüber der Panik-</w:t>
      </w:r>
      <w:proofErr w:type="spellStart"/>
      <w:r>
        <w:t>Slippage</w:t>
      </w:r>
      <w:proofErr w:type="spellEnd"/>
      <w:r>
        <w:t xml:space="preserve">: Bei einer fixen Annahme von 10 % </w:t>
      </w:r>
      <w:proofErr w:type="spellStart"/>
      <w:r>
        <w:t>Slippage</w:t>
      </w:r>
      <w:proofErr w:type="spellEnd"/>
      <w:r>
        <w:t xml:space="preserve"> am Panik-Quantil bricht die V7-Rendite (Basis 0.15 %) auf 199.78 % ein, bei 15 % auf 49.84 %; bei Kombination von 0.60 % Basis und 15 % Panik-</w:t>
      </w:r>
      <w:proofErr w:type="spellStart"/>
      <w:r>
        <w:t>Slippage</w:t>
      </w:r>
      <w:proofErr w:type="spellEnd"/>
      <w:r>
        <w:t xml:space="preserve"> verbleibt V7 mit nur noch 4.69 % nahezu vollständig erodiert. Im volatilitätsabhängigen Modell (Default, </w:t>
      </w:r>
      <m:oMath>
        <m:r>
          <w:rPr>
            <w:rFonts w:ascii="Cambria Math" w:hAnsi="Cambria Math"/>
          </w:rPr>
          <m:t>λ</m:t>
        </m:r>
      </m:oMath>
      <w:r>
        <w:t xml:space="preserve"> = 2) liegt die V7-Rendite bei Partners Group bei 598.66 %; eine ergänzende </w:t>
      </w:r>
      <m:oMath>
        <m:r>
          <w:rPr>
            <w:rFonts w:ascii="Cambria Math" w:hAnsi="Cambria Math"/>
          </w:rPr>
          <m:t>λ</m:t>
        </m:r>
      </m:oMath>
      <w:r>
        <w:t xml:space="preserve">-Sensitivität ist in </w:t>
      </w:r>
      <w:r>
        <w:rPr>
          <w:rFonts w:ascii="Consolas" w:hAnsi="Consolas" w:cs="Consolas"/>
        </w:rPr>
        <w:t>slippage_lambda_sensitivity_v3.csv</w:t>
      </w:r>
      <w:r>
        <w:t xml:space="preserve"> (Vorgänger-Konfiguration) parallel ausgewiesen. Diese Sensitivität ist nicht eigentümlich, sondern strukturell bedingt. Sie folgt aus dem von Abreu und Brunnermeier (2003) beschriebenen Synchronisationsrisiko.</w:t>
      </w:r>
    </w:p>
    <w:p w14:paraId="01E25AB8" w14:textId="7C0D3317" w:rsidR="00C02A80" w:rsidRDefault="006F40F4" w:rsidP="00A76B3D">
      <w:r>
        <w:t>Dies wird besonders durch den in Kapitel 4.3.3 durchgeführten Stresstest verdeutlicht. Bei einer Erhöhung der Basis-Kosten auf 0.60 % pro Transaktion fällt die Momentum-Strategie (</w:t>
      </w:r>
      <w:r>
        <w:rPr>
          <w:rFonts w:ascii="Consolas" w:hAnsi="Consolas" w:cs="Consolas"/>
        </w:rPr>
        <w:t>SMA20</w:t>
      </w:r>
      <w:r>
        <w:t>) auf eine kumulierte Rendite von eine Negativrendite von −28.66 % über zwanzig Jahre zurück, während die V7-Strategie bei der Partners Group unter gleichen Bedingungen (fixer 2.5 %-Panik-</w:t>
      </w:r>
      <w:proofErr w:type="spellStart"/>
      <w:r>
        <w:t>Slippage</w:t>
      </w:r>
      <w:proofErr w:type="spellEnd"/>
      <w:r>
        <w:t xml:space="preserve">) 461.51 % erzielt. Auf Basis-Kosten-Variationen reagiert V7 also deutlich robuster als ein einfaches </w:t>
      </w:r>
      <w:r>
        <w:rPr>
          <w:rFonts w:ascii="Consolas" w:hAnsi="Consolas" w:cs="Consolas"/>
        </w:rPr>
        <w:t>SMA20</w:t>
      </w:r>
      <w:r>
        <w:t>-Trendfolgemodell, büsst gegenüber der 0.15 %-Konstellation jedoch rund 34 % der kumulierten Rendite ein.</w:t>
      </w:r>
    </w:p>
    <w:p w14:paraId="7FE64CEA" w14:textId="15B786F9" w:rsidR="00FF50B9" w:rsidRDefault="006F40F4" w:rsidP="00A76B3D">
      <w:r>
        <w:t xml:space="preserve">Dieses Resultat belegt zwei Dinge: Erstens unterscheidet der </w:t>
      </w:r>
      <m:oMath>
        <m:r>
          <m:rPr>
            <m:sty m:val="p"/>
          </m:rPr>
          <w:rPr>
            <w:rFonts w:ascii="Cambria Math" w:hAnsi="Cambria Math"/>
          </w:rPr>
          <m:t>BSADF</m:t>
        </m:r>
      </m:oMath>
      <w:r>
        <w:t xml:space="preserve">-Filter effektiv zwischen profitablem Trendreiten und ruinösem Rauschen, was die V7-Strategie gegenüber simplen </w:t>
      </w:r>
      <w:r>
        <w:rPr>
          <w:rFonts w:ascii="Consolas" w:hAnsi="Consolas" w:cs="Consolas"/>
        </w:rPr>
        <w:t>SMA20</w:t>
      </w:r>
      <w:r>
        <w:t xml:space="preserve">-Trendfolgemodellen kosteneffizient macht. Zweitens hängt der gesamte Mehrwert der Strategie kritisch von der </w:t>
      </w:r>
      <w:proofErr w:type="spellStart"/>
      <w:r>
        <w:t>Slippage</w:t>
      </w:r>
      <w:proofErr w:type="spellEnd"/>
      <w:r>
        <w:t xml:space="preserve">-Realisation am Panik-Trigger ab. Eine konservative Implementierung in der Praxis muss daher zwingend dynamische, volatilitätsabhängige </w:t>
      </w:r>
      <w:proofErr w:type="spellStart"/>
      <w:r>
        <w:lastRenderedPageBreak/>
        <w:t>Slippage</w:t>
      </w:r>
      <w:proofErr w:type="spellEnd"/>
      <w:r>
        <w:t>-Modelle (</w:t>
      </w:r>
      <w:proofErr w:type="spellStart"/>
      <w:r>
        <w:t>Almgren</w:t>
      </w:r>
      <w:proofErr w:type="spellEnd"/>
      <w:r>
        <w:t>/</w:t>
      </w:r>
      <w:proofErr w:type="spellStart"/>
      <w:r>
        <w:t>Chriss</w:t>
      </w:r>
      <w:proofErr w:type="spellEnd"/>
      <w:r>
        <w:t>, 2000) berücksichtigen, ehe ein Live-Einsatz in Erwägung gezogen werden kann.</w:t>
      </w:r>
    </w:p>
    <w:p w14:paraId="01F24CEA" w14:textId="3D6C2696" w:rsidR="009253C4" w:rsidRDefault="009253C4" w:rsidP="009253C4">
      <w:pPr>
        <w:pStyle w:val="Heading2"/>
      </w:pPr>
      <w:bookmarkStart w:id="122" w:name="_Toc229835381"/>
      <w:r>
        <w:t>Kritische Würdigung und Limitationen der Untersuchung</w:t>
      </w:r>
      <w:bookmarkEnd w:id="122"/>
    </w:p>
    <w:p w14:paraId="1A8A7412" w14:textId="27B1E07B" w:rsidR="00626C61" w:rsidRDefault="004B5097" w:rsidP="00626C61">
      <w:r>
        <w:t>Eine objektive empirische Forschung bedingt eine kritische Reflexion der gewählten Methodik sowie der erzielten Resultate. Obwohl das Backtesting-Framework rigoros auf die Vermeidung von Look-</w:t>
      </w:r>
      <w:proofErr w:type="spellStart"/>
      <w:r>
        <w:t>Ahead</w:t>
      </w:r>
      <w:proofErr w:type="spellEnd"/>
      <w:r>
        <w:t xml:space="preserve"> Bias und </w:t>
      </w:r>
      <w:proofErr w:type="spellStart"/>
      <w:r>
        <w:t>Overfitting</w:t>
      </w:r>
      <w:proofErr w:type="spellEnd"/>
      <w:r>
        <w:t xml:space="preserve"> ausgerichtet wurde, unterliegt die Arbeit gewissen Limitationen:</w:t>
      </w:r>
    </w:p>
    <w:p w14:paraId="4C9393E8" w14:textId="3ADB85D1" w:rsidR="00626C61" w:rsidRDefault="00626C61" w:rsidP="00626C61">
      <w:pPr>
        <w:pStyle w:val="ListParagraph"/>
        <w:numPr>
          <w:ilvl w:val="0"/>
          <w:numId w:val="45"/>
        </w:numPr>
      </w:pPr>
      <w:r>
        <w:t xml:space="preserve">Parametersensitivität und </w:t>
      </w:r>
      <w:proofErr w:type="spellStart"/>
      <w:r>
        <w:t>Quantilswahl</w:t>
      </w:r>
      <w:proofErr w:type="spellEnd"/>
      <w:r>
        <w:t xml:space="preserve">: Die Parameter für den Teilverkauf (94-%-Quantil) und den Panik-Exit (99-%-Quantil) wurden vorab fixiert. Dass die V7-Strategie bei Titeln wie Lonza den maximalen </w:t>
      </w:r>
      <w:proofErr w:type="spellStart"/>
      <w:r>
        <w:t>Drawdown</w:t>
      </w:r>
      <w:proofErr w:type="spellEnd"/>
      <w:r>
        <w:t xml:space="preserve"> nicht verbessern konnte, deutet darauf hin, dass starre </w:t>
      </w:r>
      <w:proofErr w:type="spellStart"/>
      <w:r>
        <w:t>Quantilsgrenzen</w:t>
      </w:r>
      <w:proofErr w:type="spellEnd"/>
      <w:r>
        <w:t xml:space="preserve"> über einen Zeitraum von 20 Jahren suboptimal sein können. Zukünftige Forschungen sollten adaptive Optimierungsverfahren prüfen.</w:t>
      </w:r>
    </w:p>
    <w:p w14:paraId="549DFC0E" w14:textId="3555576B" w:rsidR="00626C61" w:rsidRDefault="00626C61" w:rsidP="00626C61">
      <w:pPr>
        <w:pStyle w:val="ListParagraph"/>
        <w:numPr>
          <w:ilvl w:val="0"/>
          <w:numId w:val="45"/>
        </w:numPr>
      </w:pPr>
      <w:r>
        <w:t>Verzicht auf physikalische Modelle (LPPL): Bewusst wurde auf komplexe Modelle wie das Log-</w:t>
      </w:r>
      <w:proofErr w:type="spellStart"/>
      <w:r>
        <w:t>Periodic</w:t>
      </w:r>
      <w:proofErr w:type="spellEnd"/>
      <w:r>
        <w:t xml:space="preserve"> Power Law (LPPL) verzichtet, da diese trotz ihrer Flexibilität im Echtzeit-Einsatz stark zum </w:t>
      </w:r>
      <w:proofErr w:type="spellStart"/>
      <w:r>
        <w:t>Overfitting</w:t>
      </w:r>
      <w:proofErr w:type="spellEnd"/>
      <w:r>
        <w:t xml:space="preserve"> neigen. Die Wahl des robusteren PSY-Tests erwies sich für die operative Umsetzung daher als zielgerichteter.</w:t>
      </w:r>
    </w:p>
    <w:p w14:paraId="4BDB7795" w14:textId="1EB166FB" w:rsidR="00626C61" w:rsidRDefault="00E52D06" w:rsidP="00626C61">
      <w:pPr>
        <w:pStyle w:val="ListParagraph"/>
        <w:numPr>
          <w:ilvl w:val="0"/>
          <w:numId w:val="45"/>
        </w:numPr>
      </w:pPr>
      <w:r>
        <w:t>Verzerrungen durch das Anlageuniversum (</w:t>
      </w:r>
      <w:proofErr w:type="spellStart"/>
      <w:r>
        <w:t>Selection</w:t>
      </w:r>
      <w:proofErr w:type="spellEnd"/>
      <w:r>
        <w:t xml:space="preserve"> Bias): Die fünf untersuchten Titel (Logitech, Richemont, Lonza, Sika, Partners Group) wurden ex </w:t>
      </w:r>
      <w:proofErr w:type="spellStart"/>
      <w:r>
        <w:t>post</w:t>
      </w:r>
      <w:proofErr w:type="spellEnd"/>
      <w:r>
        <w:t xml:space="preserve"> nach historischer Volatilität und Wachstumsdynamik selektiert. Diese Auswahl konstituiert einen </w:t>
      </w:r>
      <w:proofErr w:type="spellStart"/>
      <w:r>
        <w:t>Selection</w:t>
      </w:r>
      <w:proofErr w:type="spellEnd"/>
      <w:r>
        <w:t xml:space="preserve"> Bias im Sinne der Data-</w:t>
      </w:r>
      <w:proofErr w:type="spellStart"/>
      <w:r>
        <w:t>Snooping</w:t>
      </w:r>
      <w:proofErr w:type="spellEnd"/>
      <w:r>
        <w:t xml:space="preserve">-Literatur (Lo &amp; </w:t>
      </w:r>
      <w:proofErr w:type="spellStart"/>
      <w:r>
        <w:t>MacKinlay</w:t>
      </w:r>
      <w:proofErr w:type="spellEnd"/>
      <w:r>
        <w:t>, 1990; Harvey, Liu &amp; Zhu, 2016), da die untersuchten Titel mit überproportionaler Wahrscheinlichkeit positiv-trendige Episoden enthalten und die ex-post-Auswahl ausserdem eine ungerechnete Multiple-</w:t>
      </w:r>
      <w:proofErr w:type="spellStart"/>
      <w:r>
        <w:t>Testing</w:t>
      </w:r>
      <w:proofErr w:type="spellEnd"/>
      <w:r>
        <w:t xml:space="preserve">-Last erzeugt. Die ursprünglich erhoffte Generalisierung der Resultate auf «den Schweizer Aktienmarkt» ist mit dieser Stichprobe nicht zulässig. Eine systematische Anwendung der V7-Strategie auf das vollständige SMI-Universum (insbesondere defensive Titel wie Nestlé, Roche, Novartis, Givaudan) wäre Gegenstand zukünftiger Forschung; auf Basis der vorliegenden Resultate ist eher zu erwarten, dass V7 auf defensiven Titeln eine noch höhere </w:t>
      </w:r>
      <w:proofErr w:type="spellStart"/>
      <w:r>
        <w:t>Underperformance</w:t>
      </w:r>
      <w:proofErr w:type="spellEnd"/>
      <w:r>
        <w:t xml:space="preserve"> generieren würde, da der </w:t>
      </w:r>
      <m:oMath>
        <m:r>
          <m:rPr>
            <m:sty m:val="p"/>
          </m:rPr>
          <w:rPr>
            <w:rFonts w:ascii="Cambria Math" w:hAnsi="Cambria Math"/>
          </w:rPr>
          <m:t>BSADF</m:t>
        </m:r>
      </m:oMath>
      <w:r>
        <w:t>-Detector dort vermehrt Fehlsignale (False Positives) produzieren dürfte.</w:t>
      </w:r>
    </w:p>
    <w:p w14:paraId="09F5E1ED" w14:textId="24ADEAA5" w:rsidR="00BA35E5" w:rsidRDefault="00220799" w:rsidP="00BA35E5">
      <w:pPr>
        <w:pStyle w:val="ListParagraph"/>
        <w:numPr>
          <w:ilvl w:val="0"/>
          <w:numId w:val="45"/>
        </w:numPr>
      </w:pPr>
      <w:r>
        <w:t>Limitationen der Ausführungsqualität (</w:t>
      </w:r>
      <w:proofErr w:type="spellStart"/>
      <w:r>
        <w:t>Slippage</w:t>
      </w:r>
      <w:proofErr w:type="spellEnd"/>
      <w:r>
        <w:t>): Die unterstellten Basis-Transaktionskosten von 0.15 % entsprechen regulären Marktbedingungen. Die Panik-</w:t>
      </w:r>
      <w:proofErr w:type="spellStart"/>
      <w:r>
        <w:t>Slippage</w:t>
      </w:r>
      <w:proofErr w:type="spellEnd"/>
      <w:r>
        <w:t xml:space="preserve"> von 2.5 % ist hingegen heuristisch und liegt unterhalb der empirisch dokumentierten Stress-Spreads (</w:t>
      </w:r>
      <w:proofErr w:type="spellStart"/>
      <w:r>
        <w:t>Amihud</w:t>
      </w:r>
      <w:proofErr w:type="spellEnd"/>
      <w:r>
        <w:t xml:space="preserve">, 2002; </w:t>
      </w:r>
      <w:proofErr w:type="spellStart"/>
      <w:r>
        <w:t>Bouchaud</w:t>
      </w:r>
      <w:proofErr w:type="spellEnd"/>
      <w:r>
        <w:t xml:space="preserve"> et al., 2004); sie ist </w:t>
      </w:r>
      <w:r>
        <w:lastRenderedPageBreak/>
        <w:t>deshalb in Tabelle 3 explizit als untere Schranke ausgewiesen; die 2D-Sensitivitätsanalyse in Tabelle 5 dokumentiert das Performance-Bild bei Panik-</w:t>
      </w:r>
      <w:proofErr w:type="spellStart"/>
      <w:r>
        <w:t>Slippages</w:t>
      </w:r>
      <w:proofErr w:type="spellEnd"/>
      <w:r>
        <w:t xml:space="preserve"> bis 15 %. Die 2D-Sensitivitätsanalyse in Tabelle 5 zeigt, dass die V7-Strategie bei realistischeren Panik-</w:t>
      </w:r>
      <w:proofErr w:type="spellStart"/>
      <w:r>
        <w:t>Slippages</w:t>
      </w:r>
      <w:proofErr w:type="spellEnd"/>
      <w:r>
        <w:t xml:space="preserve"> von 10–15 % erheblich an Rendite einbüsst (auf 200–50 % bei 0.15 % Basis) und bei der Kombination 0.60 % Basis × 15 % Panik praktisch vollständig erodiert (4.69 %). Das Backtesting basiert zudem auf dem Schlusskurs T-1 als Trigger und unterstellt eine Ausführung zum Schlusskurs T; das von Abreu und Brunnermeier (2003) beschriebene Synchronisationsrisiko legt nahe, dass die tatsächliche Ausführung in Stressphasen erheblich teurer wäre. Eine produktive Anwendung der Strategie würde eine konservative Anpassung der </w:t>
      </w:r>
      <w:proofErr w:type="spellStart"/>
      <w:r>
        <w:t>Slippage</w:t>
      </w:r>
      <w:proofErr w:type="spellEnd"/>
      <w:r>
        <w:t>-Annahmen erfordern.</w:t>
      </w:r>
    </w:p>
    <w:p w14:paraId="7DA831A3" w14:textId="4EF4E978" w:rsidR="00254415" w:rsidRDefault="002D4D9A" w:rsidP="00D760D1">
      <w:r>
        <w:t>Trotz dieser methodischen Einschränkungen liefert die Arbeit ein methodisch transparent dokumentiertes Framework, welches die Anforderungen an die translationale Übertragung der ökonometrischen Blasentheorie auf praktische Allokationsentscheidungen sichtbar macht; die statistisch signifikante Outperformance gegenüber Buy-and-Hold konnte in der vorliegenden Stichprobe jedoch nicht belegt werden.</w:t>
      </w:r>
      <w:r>
        <w:br w:type="page"/>
      </w:r>
    </w:p>
    <w:p w14:paraId="6491C466" w14:textId="77777777" w:rsidR="00254415" w:rsidRDefault="00254415" w:rsidP="001C2DCE">
      <w:pPr>
        <w:pStyle w:val="Heading1"/>
      </w:pPr>
      <w:bookmarkStart w:id="123" w:name="_Toc229835382"/>
      <w:r>
        <w:lastRenderedPageBreak/>
        <w:t>Ausblick und Fazit</w:t>
      </w:r>
      <w:bookmarkEnd w:id="123"/>
    </w:p>
    <w:p w14:paraId="7BC2423F" w14:textId="459F5E69" w:rsidR="00254415" w:rsidRDefault="000D5954" w:rsidP="000D5954">
      <w:pPr>
        <w:pStyle w:val="Heading2"/>
      </w:pPr>
      <w:bookmarkStart w:id="124" w:name="_Toc229835383"/>
      <w:r>
        <w:t>Fazit</w:t>
      </w:r>
      <w:bookmarkEnd w:id="124"/>
    </w:p>
    <w:p w14:paraId="4D36AD92" w14:textId="0F10E961" w:rsidR="00706C00" w:rsidRDefault="00706C00" w:rsidP="00706C00">
      <w:r>
        <w:t xml:space="preserve">Die vorliegende Bachelorarbeit untersuchte die ökonomische Nützlichkeit («Financial </w:t>
      </w:r>
      <w:proofErr w:type="spellStart"/>
      <w:r>
        <w:t>Usefulness</w:t>
      </w:r>
      <w:proofErr w:type="spellEnd"/>
      <w:r>
        <w:t xml:space="preserve">») algorithmischer Blasenerkennungsmodelle im Schweizer Aktienmarkt. Ausgangspunkt war das in der finanzwissenschaftlichen Literatur dokumentierte Dilemma rationaler </w:t>
      </w:r>
      <w:proofErr w:type="spellStart"/>
      <w:proofErr w:type="gramStart"/>
      <w:r>
        <w:t>Investor:innen</w:t>
      </w:r>
      <w:proofErr w:type="spellEnd"/>
      <w:proofErr w:type="gramEnd"/>
      <w:r>
        <w:t>, welche bei spekulativen Übertreibungen zwischen einem verfrühten Leerverkauf und dem Risiko eines totalen Crashs abwägen müssen. Ziel war es, eine systematische «</w:t>
      </w:r>
      <w:proofErr w:type="spellStart"/>
      <w:r>
        <w:t>Riding</w:t>
      </w:r>
      <w:proofErr w:type="spellEnd"/>
      <w:r>
        <w:t xml:space="preserve"> </w:t>
      </w:r>
      <w:proofErr w:type="spellStart"/>
      <w:r>
        <w:t>the</w:t>
      </w:r>
      <w:proofErr w:type="spellEnd"/>
      <w:r>
        <w:t xml:space="preserve"> Bubble»-Strategie zu entwickeln, welche den theoretischen Ansatz von Abreu und Brunnermeier (2003) operativ umsetzt und unter realen Marktbedingungen (Net-</w:t>
      </w:r>
      <w:proofErr w:type="spellStart"/>
      <w:r>
        <w:t>of</w:t>
      </w:r>
      <w:proofErr w:type="spellEnd"/>
      <w:r>
        <w:t>-Fees) einem Backtesting unterzieht.</w:t>
      </w:r>
    </w:p>
    <w:p w14:paraId="45ADAAF5" w14:textId="77777777" w:rsidR="00706C00" w:rsidRDefault="00706C00" w:rsidP="00706C00">
      <w:r>
        <w:t>Die empirischen Resultate der V7-Strategie zeigen, dass spekulative Phasen im Schweizer Leitindex mit der vorgeschlagenen Methodik deskriptiv identifizierbar sind. Durch die Kombination des Phillips-Shi-</w:t>
      </w:r>
      <w:proofErr w:type="spellStart"/>
      <w:r>
        <w:t>Yu</w:t>
      </w:r>
      <w:proofErr w:type="spellEnd"/>
      <w:r>
        <w:t xml:space="preserve"> (PSY) Tests in seiner </w:t>
      </w:r>
      <m:oMath>
        <m:r>
          <m:rPr>
            <m:sty m:val="p"/>
          </m:rPr>
          <w:rPr>
            <w:rFonts w:ascii="Cambria Math" w:hAnsi="Cambria Math"/>
          </w:rPr>
          <m:t>BSADF</m:t>
        </m:r>
      </m:oMath>
      <w:r>
        <w:t xml:space="preserve">-Spezifikation mit pre-computed Wild-Bootstrap-Schwellen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t xml:space="preserve"> (</w:t>
      </w:r>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t xml:space="preserve"> = 0.101 /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t xml:space="preserve"> = 0.995) gelang es dem Modell, eine strikte Ex-ante-Bedingung einzuhalten und einen Look-Ahead-Bias zu vermeiden. Eine statistisch signifikante absolute Outperformance gegenüber Buy &amp; Hold konnte mit der vorliegenden Stichprobe bei keinem der fünf untersuchten Titel nachgewiesen werden; eine statistisch signifikante Maximum-Drawdown-Reduktion (p = 0.040) liegt bei der Partners Group vor.</w:t>
      </w:r>
    </w:p>
    <w:p w14:paraId="32844894" w14:textId="77777777" w:rsidR="00706C00" w:rsidRDefault="00706C00" w:rsidP="00706C00">
      <w:r>
        <w:t xml:space="preserve">Es zeigte sich, dass die Strategie bei Titeln mit ausgeprägten Volatilitätszyklen (insbesondere Partners Group) deskriptive Reduktionen des Maximum </w:t>
      </w:r>
      <w:proofErr w:type="spellStart"/>
      <w:r>
        <w:t>Drawdowns</w:t>
      </w:r>
      <w:proofErr w:type="spellEnd"/>
      <w:r>
        <w:t xml:space="preserve"> erzielt. Der «Smart Re-Entry» über die 20-Tage-Linie (</w:t>
      </w:r>
      <w:r>
        <w:rPr>
          <w:rFonts w:ascii="Consolas" w:hAnsi="Consolas" w:cs="Consolas"/>
        </w:rPr>
        <w:t>SMA20</w:t>
      </w:r>
      <w:r>
        <w:t xml:space="preserve">) ermöglichte in diesen Episoden eine zeitnahe Re-Partizipation nach dem Panik-Exit. Im Querschnitt resultierte die Strategie in einer höheren </w:t>
      </w:r>
      <w:proofErr w:type="spellStart"/>
      <w:r>
        <w:t>Calmar</w:t>
      </w:r>
      <w:proofErr w:type="spellEnd"/>
      <w:r>
        <w:t xml:space="preserve"> Ratio gegenüber der klassischen Momentum-Strategie, blieb jedoch unter der </w:t>
      </w:r>
      <w:proofErr w:type="spellStart"/>
      <w:r>
        <w:t>Calmar</w:t>
      </w:r>
      <w:proofErr w:type="spellEnd"/>
      <w:r>
        <w:t xml:space="preserve"> Ratio von Buy &amp; Hold.</w:t>
      </w:r>
    </w:p>
    <w:p w14:paraId="17E12BDC" w14:textId="77777777" w:rsidR="00706C00" w:rsidRDefault="00706C00" w:rsidP="00706C00">
      <w:r>
        <w:t xml:space="preserve">Die Analyse offenbarte methodische Opportunitätskosten in langanhaltenden Hausse-Phasen ohne ausgeprägte Strukturbrüche (insbesondere Sika und Lonza), in denen der </w:t>
      </w:r>
      <m:oMath>
        <m:r>
          <m:rPr>
            <m:sty m:val="p"/>
          </m:rPr>
          <w:rPr>
            <w:rFonts w:ascii="Cambria Math" w:hAnsi="Cambria Math"/>
          </w:rPr>
          <m:t>BSADF</m:t>
        </m:r>
      </m:oMath>
      <w:r>
        <w:t>-Detector Aufwärtstrends als explosiv klassifiziert und entsprechend verfrüht aussteigt. Theoretisch wären diese entgangenen Renditen als Versicherungsprämie eines Tail-Risk-Hedges lesbar (Brooks &amp; Katsaris, 2005). Diese Lesart wird durch die vorliegende Empirie jedoch nicht gestützt: V7 reduziert den Max-Drawdown statistisch signifikant bei Partners Group (</w:t>
      </w:r>
      <m:oMath>
        <m:r>
          <w:rPr>
            <w:rFonts w:ascii="Cambria Math" w:hAnsi="Cambria Math"/>
          </w:rPr>
          <m:t>Δ</m:t>
        </m:r>
      </m:oMath>
      <w:r>
        <w:t xml:space="preserve"> = +8.33 pp, p = 0.040) und deskriptiv bei Logitech (+3.27 pp, p = 0.19 n.s.); bei Richemont praktisch indifferent (+0.39 pp), bei Sika (−1.87 pp) und Lonza (−4.29 pp) marginal schlechter. Die </w:t>
      </w:r>
      <w:proofErr w:type="spellStart"/>
      <w:r>
        <w:t>Calmar</w:t>
      </w:r>
      <w:proofErr w:type="spellEnd"/>
      <w:r>
        <w:t xml:space="preserve">-Ratio liegt bei vier von fünf Titeln unter dem Buy-and-Hold-Niveau. Eine empirische Tail-Risk-Versicherung im </w:t>
      </w:r>
      <w:r>
        <w:lastRenderedPageBreak/>
        <w:t xml:space="preserve">Sinne einer systematischen </w:t>
      </w:r>
      <w:proofErr w:type="spellStart"/>
      <w:r>
        <w:t>Drawdown</w:t>
      </w:r>
      <w:proofErr w:type="spellEnd"/>
      <w:r>
        <w:t>-Reduktion lässt sich aus der vorliegenden Stichprobe somit nicht ableiten.</w:t>
      </w:r>
    </w:p>
    <w:p w14:paraId="26F76009" w14:textId="345C6573" w:rsidR="000D5954" w:rsidRDefault="00706C00" w:rsidP="00706C00">
      <w:r>
        <w:t xml:space="preserve">Zusammenfassend lässt sich die zentrale Forschungsfrage nicht abschliessend positiv beantworten: Ein rein quantitatives, auf dem PSY-Test basierendes Regelwerk bietet im Querschnitt der fünf untersuchten Schweizer Titel keinen statistisch signifikant messbaren ökonomischen Mehrwert gegenüber einer passiven Buy-and-Hold-Strategie. Der konzeptionelle Beitrag der Arbeit liegt vielmehr in der Operationalisierung der akademischen Theorie der Blasendetektion zu einem regelbasierten Handelssystem mit transparenten Ein- und Ausstiegskriterien, asymmetrischer </w:t>
      </w:r>
      <w:proofErr w:type="spellStart"/>
      <w:r>
        <w:t>Slippage</w:t>
      </w:r>
      <w:proofErr w:type="spellEnd"/>
      <w:r>
        <w:t>-Modellierung und expliziter Block-Bootstrap-Inferenz. Eine konfirmatorische Validierung des Mehrwerts erfordert (i) ein breiteres Anlageuniversum ohne ex-post-Selektion, (ii) eine konservativere Modellierung der Panik-</w:t>
      </w:r>
      <w:proofErr w:type="spellStart"/>
      <w:r>
        <w:t>Slippage</w:t>
      </w:r>
      <w:proofErr w:type="spellEnd"/>
      <w:r>
        <w:t xml:space="preserve"> und (iii) eine zeitliche Out-</w:t>
      </w:r>
      <w:proofErr w:type="spellStart"/>
      <w:r>
        <w:t>of</w:t>
      </w:r>
      <w:proofErr w:type="spellEnd"/>
      <w:r>
        <w:t>-Sample-Trennung zwischen Kalibrierungs- und Validierungsphase.</w:t>
      </w:r>
    </w:p>
    <w:p w14:paraId="1F59685F" w14:textId="142C8B81" w:rsidR="00706C00" w:rsidRDefault="00706C00" w:rsidP="00706C00">
      <w:pPr>
        <w:pStyle w:val="Heading2"/>
      </w:pPr>
      <w:bookmarkStart w:id="125" w:name="_Toc229835384"/>
      <w:r>
        <w:t>Ausblick</w:t>
      </w:r>
      <w:bookmarkEnd w:id="125"/>
    </w:p>
    <w:p w14:paraId="73C46387" w14:textId="25FBF024" w:rsidR="00706C00" w:rsidRDefault="00706C00" w:rsidP="00706C00">
      <w:r>
        <w:t>Die vorliegenden Ergebnisse bieten dem Institut für Finance und Law (IFL) sowie der weiterführenden finanzmathematischen Forschung diverse Anknüpfungspunkte, um die entwickelte Systematik weiter zu verfeinern:</w:t>
      </w:r>
    </w:p>
    <w:p w14:paraId="502B3A56" w14:textId="00E8CE75" w:rsidR="00706C00" w:rsidRDefault="00706C00" w:rsidP="00E0664D">
      <w:pPr>
        <w:pStyle w:val="ListParagraph"/>
        <w:numPr>
          <w:ilvl w:val="0"/>
          <w:numId w:val="46"/>
        </w:numPr>
      </w:pPr>
      <w:r>
        <w:t>Dynamische Parameteroptimierung (</w:t>
      </w:r>
      <w:proofErr w:type="spellStart"/>
      <w:r>
        <w:t>Machine</w:t>
      </w:r>
      <w:proofErr w:type="spellEnd"/>
      <w:r>
        <w:t xml:space="preserve"> Learning): Um </w:t>
      </w:r>
      <w:proofErr w:type="gramStart"/>
      <w:r>
        <w:t xml:space="preserve">einen </w:t>
      </w:r>
      <w:proofErr w:type="spellStart"/>
      <w:r>
        <w:t>Overfitting</w:t>
      </w:r>
      <w:proofErr w:type="spellEnd"/>
      <w:r>
        <w:t>-Bias</w:t>
      </w:r>
      <w:proofErr w:type="gramEnd"/>
      <w:r>
        <w:t xml:space="preserve"> zu verhindern, wurden die Schwellenwerte für den Teilverkauf und den Panik-Exit in dieser Untersuchung vorab fixiert. Zukünftige Forschungen könnten den Einsatz von </w:t>
      </w:r>
      <w:proofErr w:type="spellStart"/>
      <w:r>
        <w:t>Machine</w:t>
      </w:r>
      <w:proofErr w:type="spellEnd"/>
      <w:r>
        <w:t>-Learning-Algorithmen (z. B. Walk-Forward-</w:t>
      </w:r>
      <w:proofErr w:type="spellStart"/>
      <w:r>
        <w:t>Optimization</w:t>
      </w:r>
      <w:proofErr w:type="spellEnd"/>
      <w:r>
        <w:t>) prüfen, welche die optimalen Quantils-Grenzen adaptiv an das sich verändernde Volatilitätsregime der jeweiligen Aktie anpassen, um die Opportunitätskosten in Bullenmärkten weiter zu reduzieren.</w:t>
      </w:r>
    </w:p>
    <w:p w14:paraId="2569DEAB" w14:textId="27533BD6" w:rsidR="00706C00" w:rsidRDefault="00706C00" w:rsidP="00E0664D">
      <w:pPr>
        <w:pStyle w:val="ListParagraph"/>
        <w:numPr>
          <w:ilvl w:val="0"/>
          <w:numId w:val="46"/>
        </w:numPr>
      </w:pPr>
      <w:r>
        <w:t xml:space="preserve">Erweiterung der Filterkriterien (Volumen und Sentiment): Die V7-Strategie nutzt Preisdaten als primäre Signalquelle. Wie Brooks und </w:t>
      </w:r>
      <w:proofErr w:type="spellStart"/>
      <w:r>
        <w:t>Katsaris</w:t>
      </w:r>
      <w:proofErr w:type="spellEnd"/>
      <w:r>
        <w:t xml:space="preserve"> (2005) aufzeigen, kann abnormales Handelsvolumen ein entscheidender Indikator für den Übergang von einer expansiven in eine kollabierende Blasenphase sein. Eine </w:t>
      </w:r>
      <w:proofErr w:type="spellStart"/>
      <w:r>
        <w:t>multikriterielle</w:t>
      </w:r>
      <w:proofErr w:type="spellEnd"/>
      <w:r>
        <w:t xml:space="preserve"> Erweiterung des Detektors um Volumendaten, implizite Volatilitäten (Optionsmärkte) oder textbasierte Sentiment-Analysen (Media-</w:t>
      </w:r>
      <w:proofErr w:type="spellStart"/>
      <w:r>
        <w:t>Scraping</w:t>
      </w:r>
      <w:proofErr w:type="spellEnd"/>
      <w:r>
        <w:t>) könnte die Rate an Fehlsignalen weiter senken.</w:t>
      </w:r>
    </w:p>
    <w:p w14:paraId="0ECB37D4" w14:textId="70C2D316" w:rsidR="00254415" w:rsidRDefault="00706C00" w:rsidP="00254415">
      <w:pPr>
        <w:pStyle w:val="ListParagraph"/>
        <w:numPr>
          <w:ilvl w:val="0"/>
          <w:numId w:val="46"/>
        </w:numPr>
      </w:pPr>
      <w:r>
        <w:t xml:space="preserve">Ausweitung des Anlageuniversums: Die Anwendbarkeit der Strategie wurde auf hochkapitalisierte Bluechips (SMI/SLI) beschränkt, um Liquiditätsrisiken zu minimieren. Spekulative Übertreibungen manifestieren sich jedoch oftmals noch ausgeprägter in Anlageklassen mit geringerer Informationseffizienz. Ein Backtesting </w:t>
      </w:r>
      <w:r>
        <w:lastRenderedPageBreak/>
        <w:t>der Systematik auf Small- und Mid-Caps, auf Technologie-Indizes (NASDAQ) oder auf alternative Anlageklassen wie Kryptowährungen verspricht weitreichendes Potenzial für künftige Forschungsarbeiten.</w:t>
      </w:r>
    </w:p>
    <w:p w14:paraId="385686D1" w14:textId="387C4897" w:rsidR="00F316EE" w:rsidRPr="00F316EE" w:rsidRDefault="00C368F2" w:rsidP="00F316EE">
      <w:pPr>
        <w:pStyle w:val="ListParagraph"/>
        <w:numPr>
          <w:ilvl w:val="0"/>
          <w:numId w:val="46"/>
        </w:numPr>
      </w:pPr>
      <w:r>
        <w:t>Erweiterung der Filterungskriterien (</w:t>
      </w:r>
      <w:proofErr w:type="spellStart"/>
      <w:r>
        <w:t>Multikriterielle</w:t>
      </w:r>
      <w:proofErr w:type="spellEnd"/>
      <w:r>
        <w:t xml:space="preserve"> Detektion): Die finale V7-Strategie nutzt Preisdaten als alleinige Signalquelle. Eine Limitation dieses Ansatzes zeigte sich in langanhaltenden Hausse-Phasen (z. B. Sika AG), in denen die rein preisbasierte Detektion zu früh ausstieg und Opportunitätskosten generierte. Zukünftige Arbeiten könnten untersuchen, ob die Integration von abnormalem Handelsvolumen oder Echtzeit-Sentiment-Analysen die Rate an Fehlsignalen in solchen Phasen weiter senken kann. Besonders die Verknüpfung der PSY-Statistik mit einem Volumen-Filter könnte dabei helfen, den Übergang von einer expansiven in eine kollabierende Blasenphase noch präziser zu datieren und den «Smart Re-Entry» weiter zu optimieren. Zudem wäre eine Erweiterung des Backtesting-Frameworks um ein dynamisches Liquiditätsmodell erstrebenswert. Zukünftige Arbeiten könnten untersuchen, wie sich die Strategie verhält, wenn die Transaktionskosten exogen an die Marktvolatilität gekoppelt werden, um die Auswirkungen von </w:t>
      </w:r>
      <w:proofErr w:type="spellStart"/>
      <w:r>
        <w:t>Slippage</w:t>
      </w:r>
      <w:proofErr w:type="spellEnd"/>
      <w:r>
        <w:t xml:space="preserve"> in Stressphasen noch realistischer abzubilden.</w:t>
      </w:r>
      <w:r w:rsidR="00F316EE">
        <w:br w:type="page"/>
      </w:r>
    </w:p>
    <w:p w14:paraId="565E838F" w14:textId="66C0ED49" w:rsidR="00254415" w:rsidRPr="00254415" w:rsidRDefault="00254415" w:rsidP="00254415">
      <w:pPr>
        <w:sectPr w:rsidR="00254415" w:rsidRPr="00254415" w:rsidSect="005E75FF">
          <w:pgSz w:w="11906" w:h="16838"/>
          <w:pgMar w:top="1418" w:right="1274" w:bottom="1418" w:left="1418" w:header="720" w:footer="720" w:gutter="0"/>
          <w:cols w:space="720"/>
        </w:sectPr>
      </w:pPr>
    </w:p>
    <w:p w14:paraId="40CAE972" w14:textId="77777777" w:rsidR="004860CA" w:rsidRDefault="004860CA" w:rsidP="00A36C21">
      <w:pPr>
        <w:pStyle w:val="Ueberschrift1ohneNummer"/>
      </w:pPr>
      <w:bookmarkStart w:id="126" w:name="_Toc536358052"/>
      <w:bookmarkStart w:id="127" w:name="_Toc229835385"/>
      <w:r>
        <w:lastRenderedPageBreak/>
        <w:t>Quellenverzeichnis</w:t>
      </w:r>
      <w:bookmarkEnd w:id="127"/>
    </w:p>
    <w:p w14:paraId="6ED7A0A4"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Abreu, D., &amp; </w:t>
      </w:r>
      <w:proofErr w:type="spellStart"/>
      <w:r>
        <w:rPr>
          <w:rFonts w:cs="Arial"/>
          <w:szCs w:val="22"/>
          <w:lang w:val="en-US" w:eastAsia="en-US"/>
        </w:rPr>
        <w:t>Brunnermeier</w:t>
      </w:r>
      <w:proofErr w:type="spellEnd"/>
      <w:r>
        <w:rPr>
          <w:rFonts w:cs="Arial"/>
          <w:szCs w:val="22"/>
          <w:lang w:val="en-US" w:eastAsia="en-US"/>
        </w:rPr>
        <w:t xml:space="preserve">, M. K. (2003). Bubbles and crashes. </w:t>
      </w:r>
      <w:proofErr w:type="spellStart"/>
      <w:r>
        <w:rPr>
          <w:rFonts w:cs="Arial"/>
          <w:i/>
          <w:iCs/>
          <w:szCs w:val="22"/>
          <w:lang w:val="en-US" w:eastAsia="en-US"/>
        </w:rPr>
        <w:t>Econometrica</w:t>
      </w:r>
      <w:proofErr w:type="spellEnd"/>
      <w:r>
        <w:rPr>
          <w:rFonts w:cs="Arial"/>
          <w:szCs w:val="22"/>
          <w:lang w:val="en-US" w:eastAsia="en-US"/>
        </w:rPr>
        <w:t>, 71(1), 173–204. https://doi.org/10.1111/1468-0262.00393</w:t>
      </w:r>
    </w:p>
    <w:p w14:paraId="613A9522" w14:textId="77777777" w:rsidR="0039616A" w:rsidRPr="0039616A" w:rsidRDefault="0039616A" w:rsidP="0039616A">
      <w:pPr>
        <w:spacing w:before="0" w:after="0" w:line="480" w:lineRule="auto"/>
        <w:ind w:left="720" w:hanging="720"/>
        <w:jc w:val="left"/>
        <w:rPr>
          <w:rFonts w:cs="Arial"/>
          <w:szCs w:val="22"/>
          <w:lang w:val="en-US" w:eastAsia="en-US"/>
        </w:rPr>
      </w:pPr>
      <w:proofErr w:type="spellStart"/>
      <w:r>
        <w:rPr>
          <w:rFonts w:cs="Arial"/>
          <w:szCs w:val="22"/>
          <w:lang w:val="en-US" w:eastAsia="en-US"/>
        </w:rPr>
        <w:t>Aliber</w:t>
      </w:r>
      <w:proofErr w:type="spellEnd"/>
      <w:r>
        <w:rPr>
          <w:rFonts w:cs="Arial"/>
          <w:szCs w:val="22"/>
          <w:lang w:val="en-US" w:eastAsia="en-US"/>
        </w:rPr>
        <w:t xml:space="preserve">, R. Z., &amp; Kindleberger, C. P. (2011). </w:t>
      </w:r>
      <w:r>
        <w:rPr>
          <w:rFonts w:cs="Arial"/>
          <w:i/>
          <w:iCs/>
          <w:szCs w:val="22"/>
          <w:lang w:val="en-US" w:eastAsia="en-US"/>
        </w:rPr>
        <w:t>Manias, panics and crashes: A History of Financial Crises, Sixth Edition</w:t>
      </w:r>
      <w:r>
        <w:rPr>
          <w:rFonts w:cs="Arial"/>
          <w:szCs w:val="22"/>
          <w:lang w:val="en-US" w:eastAsia="en-US"/>
        </w:rPr>
        <w:t>. Palgrave Macmillan.</w:t>
      </w:r>
    </w:p>
    <w:p w14:paraId="252777BF" w14:textId="77777777" w:rsidR="0039616A" w:rsidRPr="0039616A" w:rsidRDefault="0039616A" w:rsidP="0039616A">
      <w:pPr>
        <w:spacing w:before="0" w:after="0" w:line="480" w:lineRule="auto"/>
        <w:ind w:left="720" w:hanging="720"/>
        <w:jc w:val="left"/>
        <w:rPr>
          <w:rFonts w:cs="Arial"/>
          <w:szCs w:val="22"/>
          <w:lang w:val="en-US" w:eastAsia="en-US"/>
        </w:rPr>
      </w:pPr>
      <w:proofErr w:type="spellStart"/>
      <w:r>
        <w:t>Almgren</w:t>
      </w:r>
      <w:proofErr w:type="spellEnd"/>
      <w:r>
        <w:t xml:space="preserve">, R., &amp; </w:t>
      </w:r>
      <w:proofErr w:type="spellStart"/>
      <w:r>
        <w:t>Chriss</w:t>
      </w:r>
      <w:proofErr w:type="spellEnd"/>
      <w:r>
        <w:t xml:space="preserve">, N. (2000). Optimal </w:t>
      </w:r>
      <w:proofErr w:type="spellStart"/>
      <w:r>
        <w:t>execution</w:t>
      </w:r>
      <w:proofErr w:type="spellEnd"/>
      <w:r>
        <w:t xml:space="preserve"> </w:t>
      </w:r>
      <w:proofErr w:type="spellStart"/>
      <w:r>
        <w:t>of</w:t>
      </w:r>
      <w:proofErr w:type="spellEnd"/>
      <w:r>
        <w:t xml:space="preserve"> </w:t>
      </w:r>
      <w:proofErr w:type="spellStart"/>
      <w:r>
        <w:t>portfolio</w:t>
      </w:r>
      <w:proofErr w:type="spellEnd"/>
      <w:r>
        <w:t xml:space="preserve"> </w:t>
      </w:r>
      <w:proofErr w:type="spellStart"/>
      <w:r>
        <w:t>transactions</w:t>
      </w:r>
      <w:proofErr w:type="spellEnd"/>
      <w:r>
        <w:t xml:space="preserve">. Journal </w:t>
      </w:r>
      <w:proofErr w:type="spellStart"/>
      <w:r>
        <w:t>of</w:t>
      </w:r>
      <w:proofErr w:type="spellEnd"/>
      <w:r>
        <w:t xml:space="preserve"> Risk, 3(2), 5–39. https://doi.org/10.21314/JOR.2001.041</w:t>
      </w:r>
    </w:p>
    <w:p w14:paraId="76299DAB" w14:textId="77777777" w:rsidR="0039616A" w:rsidRPr="0039616A" w:rsidRDefault="0039616A" w:rsidP="0039616A">
      <w:pPr>
        <w:spacing w:before="0" w:after="0" w:line="480" w:lineRule="auto"/>
        <w:ind w:left="720" w:hanging="720"/>
        <w:jc w:val="left"/>
        <w:rPr>
          <w:rFonts w:cs="Arial"/>
          <w:szCs w:val="22"/>
          <w:lang w:val="en-US" w:eastAsia="en-US"/>
        </w:rPr>
      </w:pPr>
      <w:proofErr w:type="spellStart"/>
      <w:r>
        <w:t>Amihud</w:t>
      </w:r>
      <w:proofErr w:type="spellEnd"/>
      <w:r>
        <w:t xml:space="preserve">, Y. (2002). </w:t>
      </w:r>
      <w:proofErr w:type="spellStart"/>
      <w:r>
        <w:t>Illiquidity</w:t>
      </w:r>
      <w:proofErr w:type="spellEnd"/>
      <w:r>
        <w:t xml:space="preserve"> and stock </w:t>
      </w:r>
      <w:proofErr w:type="spellStart"/>
      <w:r>
        <w:t>returns</w:t>
      </w:r>
      <w:proofErr w:type="spellEnd"/>
      <w:r>
        <w:t xml:space="preserve">: </w:t>
      </w:r>
      <w:proofErr w:type="spellStart"/>
      <w:r>
        <w:t>cross-section</w:t>
      </w:r>
      <w:proofErr w:type="spellEnd"/>
      <w:r>
        <w:t xml:space="preserve"> and time-</w:t>
      </w:r>
      <w:proofErr w:type="spellStart"/>
      <w:r>
        <w:t>series</w:t>
      </w:r>
      <w:proofErr w:type="spellEnd"/>
      <w:r>
        <w:t xml:space="preserve"> </w:t>
      </w:r>
      <w:proofErr w:type="spellStart"/>
      <w:r>
        <w:t>effects</w:t>
      </w:r>
      <w:proofErr w:type="spellEnd"/>
      <w:r>
        <w:t xml:space="preserve">. Journal </w:t>
      </w:r>
      <w:proofErr w:type="spellStart"/>
      <w:r>
        <w:t>of</w:t>
      </w:r>
      <w:proofErr w:type="spellEnd"/>
      <w:r>
        <w:t xml:space="preserve"> Financial </w:t>
      </w:r>
      <w:proofErr w:type="spellStart"/>
      <w:r>
        <w:t>Markets</w:t>
      </w:r>
      <w:proofErr w:type="spellEnd"/>
      <w:r>
        <w:t>, 5(1), 31–56. https://doi.org/10.1016/S1386-4181(01)00024-6</w:t>
      </w:r>
    </w:p>
    <w:p w14:paraId="3A4D0001" w14:textId="77777777" w:rsidR="0039616A" w:rsidRDefault="0039616A" w:rsidP="0039616A">
      <w:pPr>
        <w:spacing w:before="0" w:after="0" w:line="480" w:lineRule="auto"/>
        <w:ind w:left="720" w:hanging="720"/>
        <w:jc w:val="left"/>
      </w:pPr>
      <w:r>
        <w:t xml:space="preserve">Blanchard, O. J., &amp; Watson, M. W. (1982). Bubbles, rational </w:t>
      </w:r>
      <w:proofErr w:type="spellStart"/>
      <w:r>
        <w:t>expectations</w:t>
      </w:r>
      <w:proofErr w:type="spellEnd"/>
      <w:r>
        <w:t xml:space="preserve"> and </w:t>
      </w:r>
      <w:proofErr w:type="spellStart"/>
      <w:r>
        <w:t>financial</w:t>
      </w:r>
      <w:proofErr w:type="spellEnd"/>
      <w:r>
        <w:t xml:space="preserve"> </w:t>
      </w:r>
      <w:proofErr w:type="spellStart"/>
      <w:r>
        <w:t>markets</w:t>
      </w:r>
      <w:proofErr w:type="spellEnd"/>
      <w:r>
        <w:t xml:space="preserve">. NBER Working Paper Series, </w:t>
      </w:r>
      <w:proofErr w:type="spellStart"/>
      <w:r>
        <w:t>No</w:t>
      </w:r>
      <w:proofErr w:type="spellEnd"/>
      <w:r>
        <w:t>. 945. https://doi.org/10.3386/w0945</w:t>
      </w:r>
    </w:p>
    <w:p w14:paraId="1F78266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Bertelsen, K. P. (2019). Comparing Tests for Identification of Bubbles. In </w:t>
      </w:r>
      <w:r>
        <w:rPr>
          <w:rFonts w:cs="Arial"/>
          <w:i/>
          <w:iCs/>
          <w:szCs w:val="22"/>
          <w:lang w:val="en-US" w:eastAsia="en-US"/>
        </w:rPr>
        <w:t>pure.au.dk</w:t>
      </w:r>
      <w:r>
        <w:rPr>
          <w:rFonts w:cs="Arial"/>
          <w:szCs w:val="22"/>
          <w:lang w:val="en-US" w:eastAsia="en-US"/>
        </w:rPr>
        <w:t xml:space="preserve"> (No. 2019–16). </w:t>
      </w:r>
      <w:proofErr w:type="spellStart"/>
      <w:r>
        <w:rPr>
          <w:rFonts w:cs="Arial"/>
          <w:szCs w:val="22"/>
          <w:lang w:val="en-US" w:eastAsia="en-US"/>
        </w:rPr>
        <w:t>Institut</w:t>
      </w:r>
      <w:proofErr w:type="spellEnd"/>
      <w:r>
        <w:rPr>
          <w:rFonts w:cs="Arial"/>
          <w:szCs w:val="22"/>
          <w:lang w:val="en-US" w:eastAsia="en-US"/>
        </w:rPr>
        <w:t xml:space="preserve"> for </w:t>
      </w:r>
      <w:proofErr w:type="spellStart"/>
      <w:r>
        <w:rPr>
          <w:rFonts w:cs="Arial"/>
          <w:szCs w:val="22"/>
          <w:lang w:val="en-US" w:eastAsia="en-US"/>
        </w:rPr>
        <w:t>Økonomi</w:t>
      </w:r>
      <w:proofErr w:type="spellEnd"/>
      <w:r>
        <w:rPr>
          <w:rFonts w:cs="Arial"/>
          <w:szCs w:val="22"/>
          <w:lang w:val="en-US" w:eastAsia="en-US"/>
        </w:rPr>
        <w:t>, Aarhus Universitet. Retrieved April 20, 2026, from https://pure.au.dk/portal/files/168423284/rp19_16.pdf</w:t>
      </w:r>
    </w:p>
    <w:p w14:paraId="3592ADAC" w14:textId="77777777" w:rsidR="0039616A" w:rsidRPr="0039616A" w:rsidRDefault="0039616A" w:rsidP="0039616A">
      <w:pPr>
        <w:spacing w:before="0" w:after="0" w:line="480" w:lineRule="auto"/>
        <w:ind w:left="720" w:hanging="720"/>
        <w:jc w:val="left"/>
        <w:rPr>
          <w:rFonts w:cs="Arial"/>
          <w:szCs w:val="22"/>
          <w:lang w:val="en-US" w:eastAsia="en-US"/>
        </w:rPr>
      </w:pPr>
      <w:proofErr w:type="spellStart"/>
      <w:r>
        <w:t>Bouchaud</w:t>
      </w:r>
      <w:proofErr w:type="spellEnd"/>
      <w:r>
        <w:t xml:space="preserve">, J.-P., </w:t>
      </w:r>
      <w:proofErr w:type="spellStart"/>
      <w:r>
        <w:t>Gefen</w:t>
      </w:r>
      <w:proofErr w:type="spellEnd"/>
      <w:r>
        <w:t xml:space="preserve">, Y., Potters, M., &amp; </w:t>
      </w:r>
      <w:proofErr w:type="spellStart"/>
      <w:r>
        <w:t>Wyart</w:t>
      </w:r>
      <w:proofErr w:type="spellEnd"/>
      <w:r>
        <w:t xml:space="preserve">, M. (2004). </w:t>
      </w:r>
      <w:proofErr w:type="spellStart"/>
      <w:r>
        <w:t>Fluctuations</w:t>
      </w:r>
      <w:proofErr w:type="spellEnd"/>
      <w:r>
        <w:t xml:space="preserve"> and </w:t>
      </w:r>
      <w:proofErr w:type="spellStart"/>
      <w:r>
        <w:t>response</w:t>
      </w:r>
      <w:proofErr w:type="spellEnd"/>
      <w:r>
        <w:t xml:space="preserve"> in </w:t>
      </w:r>
      <w:proofErr w:type="spellStart"/>
      <w:r>
        <w:t>financial</w:t>
      </w:r>
      <w:proofErr w:type="spellEnd"/>
      <w:r>
        <w:t xml:space="preserve"> </w:t>
      </w:r>
      <w:proofErr w:type="spellStart"/>
      <w:r>
        <w:t>markets</w:t>
      </w:r>
      <w:proofErr w:type="spellEnd"/>
      <w:r>
        <w:t xml:space="preserve">: </w:t>
      </w:r>
      <w:proofErr w:type="spellStart"/>
      <w:r>
        <w:t>the</w:t>
      </w:r>
      <w:proofErr w:type="spellEnd"/>
      <w:r>
        <w:t xml:space="preserve"> </w:t>
      </w:r>
      <w:proofErr w:type="spellStart"/>
      <w:r>
        <w:t>subtle</w:t>
      </w:r>
      <w:proofErr w:type="spellEnd"/>
      <w:r>
        <w:t xml:space="preserve"> </w:t>
      </w:r>
      <w:proofErr w:type="spellStart"/>
      <w:r>
        <w:t>nature</w:t>
      </w:r>
      <w:proofErr w:type="spellEnd"/>
      <w:r>
        <w:t xml:space="preserve"> </w:t>
      </w:r>
      <w:proofErr w:type="spellStart"/>
      <w:r>
        <w:t>of</w:t>
      </w:r>
      <w:proofErr w:type="spellEnd"/>
      <w:r>
        <w:t xml:space="preserve"> '</w:t>
      </w:r>
      <w:proofErr w:type="spellStart"/>
      <w:r>
        <w:t>random</w:t>
      </w:r>
      <w:proofErr w:type="spellEnd"/>
      <w:r>
        <w:t xml:space="preserve">' </w:t>
      </w:r>
      <w:proofErr w:type="spellStart"/>
      <w:r>
        <w:t>price</w:t>
      </w:r>
      <w:proofErr w:type="spellEnd"/>
      <w:r>
        <w:t xml:space="preserve"> </w:t>
      </w:r>
      <w:proofErr w:type="spellStart"/>
      <w:r>
        <w:t>changes</w:t>
      </w:r>
      <w:proofErr w:type="spellEnd"/>
      <w:r>
        <w:t>. Quantitative Finance, 4(2), 176–190. https://doi.org/10.1080/14697680400000022</w:t>
      </w:r>
    </w:p>
    <w:p w14:paraId="5F64EF5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Brooks, C., &amp; </w:t>
      </w:r>
      <w:proofErr w:type="spellStart"/>
      <w:r>
        <w:rPr>
          <w:rFonts w:cs="Arial"/>
          <w:szCs w:val="22"/>
          <w:lang w:val="en-US" w:eastAsia="en-US"/>
        </w:rPr>
        <w:t>Katsaris</w:t>
      </w:r>
      <w:proofErr w:type="spellEnd"/>
      <w:r>
        <w:rPr>
          <w:rFonts w:cs="Arial"/>
          <w:szCs w:val="22"/>
          <w:lang w:val="en-US" w:eastAsia="en-US"/>
        </w:rPr>
        <w:t xml:space="preserve">, A. (2005). A Three-Regime Model of Speculative </w:t>
      </w:r>
      <w:proofErr w:type="spellStart"/>
      <w:r>
        <w:rPr>
          <w:rFonts w:cs="Arial"/>
          <w:szCs w:val="22"/>
          <w:lang w:val="en-US" w:eastAsia="en-US"/>
        </w:rPr>
        <w:t>behaviour</w:t>
      </w:r>
      <w:proofErr w:type="spellEnd"/>
      <w:r>
        <w:rPr>
          <w:rFonts w:cs="Arial"/>
          <w:szCs w:val="22"/>
          <w:lang w:val="en-US" w:eastAsia="en-US"/>
        </w:rPr>
        <w:t xml:space="preserve">: Modelling the evolution of the S&amp;P 500 Composite Index. </w:t>
      </w:r>
      <w:r>
        <w:rPr>
          <w:rFonts w:cs="Arial"/>
          <w:i/>
          <w:iCs/>
          <w:szCs w:val="22"/>
          <w:lang w:val="en-US" w:eastAsia="en-US"/>
        </w:rPr>
        <w:t>The Economic Journal</w:t>
      </w:r>
      <w:r>
        <w:rPr>
          <w:rFonts w:cs="Arial"/>
          <w:szCs w:val="22"/>
          <w:lang w:val="en-US" w:eastAsia="en-US"/>
        </w:rPr>
        <w:t xml:space="preserve">, </w:t>
      </w:r>
      <w:r>
        <w:rPr>
          <w:rFonts w:cs="Arial"/>
          <w:i/>
          <w:iCs/>
          <w:szCs w:val="22"/>
          <w:lang w:val="en-US" w:eastAsia="en-US"/>
        </w:rPr>
        <w:t>115</w:t>
      </w:r>
      <w:r>
        <w:rPr>
          <w:rFonts w:cs="Arial"/>
          <w:szCs w:val="22"/>
          <w:lang w:val="en-US" w:eastAsia="en-US"/>
        </w:rPr>
        <w:t>(505), 767–797. https://www.jstor.org/stable/3590457</w:t>
      </w:r>
    </w:p>
    <w:p w14:paraId="571D5F77"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Brown, S. J., Goetzmann, W. N., Ibbotson, R. G., &amp; Ross, S. A. (1992). Survivorship Bias in Performance Studies. The Review of Financial Studies, 5(4), 553–580. https://doi.org/10.1093/rfs/5.4.553</w:t>
      </w:r>
    </w:p>
    <w:p w14:paraId="571D5F66" w14:textId="77777777" w:rsidR="0039616A" w:rsidRPr="0039616A" w:rsidRDefault="0039616A" w:rsidP="0039616A">
      <w:pPr>
        <w:spacing w:before="0" w:after="0" w:line="480" w:lineRule="auto"/>
        <w:ind w:left="720" w:hanging="720"/>
        <w:jc w:val="left"/>
        <w:rPr>
          <w:rFonts w:cs="Arial"/>
          <w:szCs w:val="22"/>
          <w:lang w:val="en-US" w:eastAsia="en-US"/>
        </w:rPr>
      </w:pPr>
      <w:r>
        <w:t xml:space="preserve">Harvey, C. R., Liu, Y., &amp; Zhu, H. (2016). … and </w:t>
      </w:r>
      <w:proofErr w:type="spellStart"/>
      <w:r>
        <w:t>the</w:t>
      </w:r>
      <w:proofErr w:type="spellEnd"/>
      <w:r>
        <w:t xml:space="preserve"> Cross-</w:t>
      </w:r>
      <w:proofErr w:type="spellStart"/>
      <w:r>
        <w:t>Section</w:t>
      </w:r>
      <w:proofErr w:type="spellEnd"/>
      <w:r>
        <w:t xml:space="preserve"> </w:t>
      </w:r>
      <w:proofErr w:type="spellStart"/>
      <w:r>
        <w:t>of</w:t>
      </w:r>
      <w:proofErr w:type="spellEnd"/>
      <w:r>
        <w:t xml:space="preserve"> </w:t>
      </w:r>
      <w:proofErr w:type="spellStart"/>
      <w:r>
        <w:t>Expected</w:t>
      </w:r>
      <w:proofErr w:type="spellEnd"/>
      <w:r>
        <w:t xml:space="preserve"> Returns. The Review </w:t>
      </w:r>
      <w:proofErr w:type="spellStart"/>
      <w:r>
        <w:t>of</w:t>
      </w:r>
      <w:proofErr w:type="spellEnd"/>
      <w:r>
        <w:t xml:space="preserve"> Financial Studies, 29(1), 5–68. https://doi.org/10.1093/rfs/hhv059</w:t>
      </w:r>
    </w:p>
    <w:p w14:paraId="3E3FAF5B"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lastRenderedPageBreak/>
        <w:t xml:space="preserve">Dickey, D. A., &amp; Fuller, W. A. (1979). Distribution of the Estimators for Autoregressive Time Series with a Unit Root. </w:t>
      </w:r>
      <w:r>
        <w:rPr>
          <w:rFonts w:cs="Arial"/>
          <w:i/>
          <w:iCs/>
          <w:szCs w:val="22"/>
          <w:lang w:val="en-US" w:eastAsia="en-US"/>
        </w:rPr>
        <w:t>Journal of the American Statistical Association</w:t>
      </w:r>
      <w:r>
        <w:rPr>
          <w:rFonts w:cs="Arial"/>
          <w:szCs w:val="22"/>
          <w:lang w:val="en-US" w:eastAsia="en-US"/>
        </w:rPr>
        <w:t xml:space="preserve">, </w:t>
      </w:r>
      <w:r>
        <w:rPr>
          <w:rFonts w:cs="Arial"/>
          <w:i/>
          <w:iCs/>
          <w:szCs w:val="22"/>
          <w:lang w:val="en-US" w:eastAsia="en-US"/>
        </w:rPr>
        <w:t>74</w:t>
      </w:r>
      <w:r>
        <w:rPr>
          <w:rFonts w:cs="Arial"/>
          <w:szCs w:val="22"/>
          <w:lang w:val="en-US" w:eastAsia="en-US"/>
        </w:rPr>
        <w:t>(366a), 427–431. https://doi.org/10.1080/01621459.1979.10482531</w:t>
      </w:r>
    </w:p>
    <w:p w14:paraId="2C371778"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Evans, G. W. (1991). Pitfalls in </w:t>
      </w:r>
      <w:proofErr w:type="gramStart"/>
      <w:r>
        <w:rPr>
          <w:rFonts w:cs="Arial"/>
          <w:szCs w:val="22"/>
          <w:lang w:val="en-US" w:eastAsia="en-US"/>
        </w:rPr>
        <w:t>testing for</w:t>
      </w:r>
      <w:proofErr w:type="gramEnd"/>
      <w:r>
        <w:rPr>
          <w:rFonts w:cs="Arial"/>
          <w:szCs w:val="22"/>
          <w:lang w:val="en-US" w:eastAsia="en-US"/>
        </w:rPr>
        <w:t xml:space="preserve"> explosive bubbles in asset prices. </w:t>
      </w:r>
      <w:r>
        <w:rPr>
          <w:rFonts w:cs="Arial"/>
          <w:i/>
          <w:iCs/>
          <w:szCs w:val="22"/>
          <w:lang w:val="en-US" w:eastAsia="en-US"/>
        </w:rPr>
        <w:t>The American Economic Review</w:t>
      </w:r>
      <w:r>
        <w:rPr>
          <w:rFonts w:cs="Arial"/>
          <w:szCs w:val="22"/>
          <w:lang w:val="en-US" w:eastAsia="en-US"/>
        </w:rPr>
        <w:t xml:space="preserve">, </w:t>
      </w:r>
      <w:r>
        <w:rPr>
          <w:rFonts w:cs="Arial"/>
          <w:i/>
          <w:iCs/>
          <w:szCs w:val="22"/>
          <w:lang w:val="en-US" w:eastAsia="en-US"/>
        </w:rPr>
        <w:t>81</w:t>
      </w:r>
      <w:r>
        <w:rPr>
          <w:rFonts w:cs="Arial"/>
          <w:szCs w:val="22"/>
          <w:lang w:val="en-US" w:eastAsia="en-US"/>
        </w:rPr>
        <w:t>(4), 922–930. https://www.jstor.org/stable/2006651</w:t>
      </w:r>
    </w:p>
    <w:p w14:paraId="3A4D0002" w14:textId="77777777" w:rsidR="0039616A" w:rsidRDefault="0039616A" w:rsidP="0039616A">
      <w:pPr>
        <w:spacing w:before="0" w:after="0" w:line="480" w:lineRule="auto"/>
        <w:ind w:left="720" w:hanging="720"/>
        <w:jc w:val="left"/>
      </w:pPr>
      <w:r>
        <w:t xml:space="preserve">Feigenbaum, J. A. (2001). A </w:t>
      </w:r>
      <w:proofErr w:type="spellStart"/>
      <w:r>
        <w:t>statistical</w:t>
      </w:r>
      <w:proofErr w:type="spellEnd"/>
      <w:r>
        <w:t xml:space="preserve"> </w:t>
      </w:r>
      <w:proofErr w:type="spellStart"/>
      <w:r>
        <w:t>analysis</w:t>
      </w:r>
      <w:proofErr w:type="spellEnd"/>
      <w:r>
        <w:t xml:space="preserve"> </w:t>
      </w:r>
      <w:proofErr w:type="spellStart"/>
      <w:r>
        <w:t>of</w:t>
      </w:r>
      <w:proofErr w:type="spellEnd"/>
      <w:r>
        <w:t xml:space="preserve"> log-</w:t>
      </w:r>
      <w:proofErr w:type="spellStart"/>
      <w:r>
        <w:t>periodic</w:t>
      </w:r>
      <w:proofErr w:type="spellEnd"/>
      <w:r>
        <w:t xml:space="preserve"> </w:t>
      </w:r>
      <w:proofErr w:type="spellStart"/>
      <w:r>
        <w:t>precursors</w:t>
      </w:r>
      <w:proofErr w:type="spellEnd"/>
      <w:r>
        <w:t xml:space="preserve"> </w:t>
      </w:r>
      <w:proofErr w:type="spellStart"/>
      <w:r>
        <w:t>to</w:t>
      </w:r>
      <w:proofErr w:type="spellEnd"/>
      <w:r>
        <w:t xml:space="preserve"> </w:t>
      </w:r>
      <w:proofErr w:type="spellStart"/>
      <w:r>
        <w:t>financial</w:t>
      </w:r>
      <w:proofErr w:type="spellEnd"/>
      <w:r>
        <w:t xml:space="preserve"> </w:t>
      </w:r>
      <w:proofErr w:type="spellStart"/>
      <w:r>
        <w:t>crashes</w:t>
      </w:r>
      <w:proofErr w:type="spellEnd"/>
      <w:r>
        <w:t>. Quantitative Finance, 1(3), 346–360. https://doi.org/10.1088/1469-7688/1/3/306</w:t>
      </w:r>
    </w:p>
    <w:p w14:paraId="1CE1A393" w14:textId="77777777" w:rsidR="0039616A" w:rsidRPr="0039616A" w:rsidRDefault="0039616A" w:rsidP="0039616A">
      <w:pPr>
        <w:spacing w:before="0" w:after="0" w:line="480" w:lineRule="auto"/>
        <w:ind w:left="720" w:hanging="720"/>
        <w:jc w:val="left"/>
        <w:rPr>
          <w:rFonts w:cs="Arial"/>
          <w:szCs w:val="22"/>
          <w:lang w:val="en-US" w:eastAsia="en-US"/>
        </w:rPr>
      </w:pPr>
      <w:proofErr w:type="spellStart"/>
      <w:r>
        <w:t>Gurkaynak</w:t>
      </w:r>
      <w:proofErr w:type="spellEnd"/>
      <w:r>
        <w:t xml:space="preserve">, R. S. (2008). </w:t>
      </w:r>
      <w:proofErr w:type="spellStart"/>
      <w:r>
        <w:t>Econometric</w:t>
      </w:r>
      <w:proofErr w:type="spellEnd"/>
      <w:r>
        <w:t xml:space="preserve"> </w:t>
      </w:r>
      <w:proofErr w:type="spellStart"/>
      <w:r>
        <w:t>tests</w:t>
      </w:r>
      <w:proofErr w:type="spellEnd"/>
      <w:r>
        <w:t xml:space="preserve"> </w:t>
      </w:r>
      <w:proofErr w:type="spellStart"/>
      <w:r>
        <w:t>of</w:t>
      </w:r>
      <w:proofErr w:type="spellEnd"/>
      <w:r>
        <w:t xml:space="preserve"> </w:t>
      </w:r>
      <w:proofErr w:type="spellStart"/>
      <w:r>
        <w:t>asset</w:t>
      </w:r>
      <w:proofErr w:type="spellEnd"/>
      <w:r>
        <w:t xml:space="preserve"> </w:t>
      </w:r>
      <w:proofErr w:type="spellStart"/>
      <w:r>
        <w:t>price</w:t>
      </w:r>
      <w:proofErr w:type="spellEnd"/>
      <w:r>
        <w:t xml:space="preserve"> </w:t>
      </w:r>
      <w:proofErr w:type="spellStart"/>
      <w:r>
        <w:t>bubbles</w:t>
      </w:r>
      <w:proofErr w:type="spellEnd"/>
      <w:r>
        <w:t xml:space="preserve">: </w:t>
      </w:r>
      <w:proofErr w:type="spellStart"/>
      <w:r>
        <w:t>taking</w:t>
      </w:r>
      <w:proofErr w:type="spellEnd"/>
      <w:r>
        <w:t xml:space="preserve"> stock. Journal </w:t>
      </w:r>
      <w:proofErr w:type="spellStart"/>
      <w:r>
        <w:t>of</w:t>
      </w:r>
      <w:proofErr w:type="spellEnd"/>
      <w:r>
        <w:t xml:space="preserve"> </w:t>
      </w:r>
      <w:proofErr w:type="spellStart"/>
      <w:r>
        <w:t>Economic</w:t>
      </w:r>
      <w:proofErr w:type="spellEnd"/>
      <w:r>
        <w:t xml:space="preserve"> Surveys, 22(1), 166–186. https://doi.org/10.1111/j.1467-6419.2007.00530.x</w:t>
      </w:r>
    </w:p>
    <w:p w14:paraId="588C0F2A" w14:textId="77777777" w:rsidR="0039616A" w:rsidRPr="0039616A" w:rsidRDefault="0039616A" w:rsidP="0039616A">
      <w:pPr>
        <w:spacing w:before="0" w:after="0" w:line="480" w:lineRule="auto"/>
        <w:ind w:left="720" w:hanging="720"/>
        <w:jc w:val="left"/>
        <w:rPr>
          <w:rFonts w:cs="Arial"/>
          <w:szCs w:val="22"/>
          <w:lang w:val="en-US" w:eastAsia="en-US"/>
        </w:rPr>
      </w:pPr>
      <w:proofErr w:type="spellStart"/>
      <w:r>
        <w:rPr>
          <w:rFonts w:cs="Arial"/>
          <w:szCs w:val="22"/>
          <w:lang w:val="en-US" w:eastAsia="en-US"/>
        </w:rPr>
        <w:t>Günster</w:t>
      </w:r>
      <w:proofErr w:type="spellEnd"/>
      <w:r>
        <w:rPr>
          <w:rFonts w:cs="Arial"/>
          <w:szCs w:val="22"/>
          <w:lang w:val="en-US" w:eastAsia="en-US"/>
        </w:rPr>
        <w:t xml:space="preserve">, N., Kole, E., &amp; Jacobsen, B. (2009, December 10). </w:t>
      </w:r>
      <w:r>
        <w:rPr>
          <w:rFonts w:cs="Arial"/>
          <w:i/>
          <w:iCs/>
          <w:szCs w:val="22"/>
          <w:lang w:val="en-US" w:eastAsia="en-US"/>
        </w:rPr>
        <w:t>Riding bubbles</w:t>
      </w:r>
      <w:r>
        <w:rPr>
          <w:rFonts w:cs="Arial"/>
          <w:szCs w:val="22"/>
          <w:lang w:val="en-US" w:eastAsia="en-US"/>
        </w:rPr>
        <w:t>. http://hdl.handle.net/1765/17525</w:t>
      </w:r>
    </w:p>
    <w:p w14:paraId="102E9D6C"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Jensen, M. C. (1968). THE PERFORMANCE OF MUTUAL FUNDS IN THE PERIOD 1945–1964.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23</w:t>
      </w:r>
      <w:r>
        <w:rPr>
          <w:rFonts w:cs="Arial"/>
          <w:szCs w:val="22"/>
          <w:lang w:val="en-US" w:eastAsia="en-US"/>
        </w:rPr>
        <w:t>(2), 389–416. https://doi.org/10.1111/j.1540-6261.1968.tb00815.x</w:t>
      </w:r>
    </w:p>
    <w:p w14:paraId="3A4D0003" w14:textId="77777777" w:rsidR="0039616A" w:rsidRDefault="0039616A" w:rsidP="0039616A">
      <w:pPr>
        <w:spacing w:before="0" w:after="0" w:line="480" w:lineRule="auto"/>
        <w:ind w:left="720" w:hanging="720"/>
        <w:jc w:val="left"/>
      </w:pPr>
      <w:r>
        <w:t xml:space="preserve">Johansen, A., </w:t>
      </w:r>
      <w:proofErr w:type="spellStart"/>
      <w:r>
        <w:t>Ledoit</w:t>
      </w:r>
      <w:proofErr w:type="spellEnd"/>
      <w:r>
        <w:t xml:space="preserve">, O., &amp; </w:t>
      </w:r>
      <w:proofErr w:type="spellStart"/>
      <w:r>
        <w:t>Sornette</w:t>
      </w:r>
      <w:proofErr w:type="spellEnd"/>
      <w:r>
        <w:t xml:space="preserve">, D. (2000). </w:t>
      </w:r>
      <w:proofErr w:type="spellStart"/>
      <w:r>
        <w:t>Crashes</w:t>
      </w:r>
      <w:proofErr w:type="spellEnd"/>
      <w:r>
        <w:t xml:space="preserve"> </w:t>
      </w:r>
      <w:proofErr w:type="spellStart"/>
      <w:r>
        <w:t>as</w:t>
      </w:r>
      <w:proofErr w:type="spellEnd"/>
      <w:r>
        <w:t xml:space="preserve"> </w:t>
      </w:r>
      <w:proofErr w:type="spellStart"/>
      <w:r>
        <w:t>critical</w:t>
      </w:r>
      <w:proofErr w:type="spellEnd"/>
      <w:r>
        <w:t xml:space="preserve"> </w:t>
      </w:r>
      <w:proofErr w:type="spellStart"/>
      <w:r>
        <w:t>points</w:t>
      </w:r>
      <w:proofErr w:type="spellEnd"/>
      <w:r>
        <w:t xml:space="preserve">. International Journal </w:t>
      </w:r>
      <w:proofErr w:type="spellStart"/>
      <w:r>
        <w:t>of</w:t>
      </w:r>
      <w:proofErr w:type="spellEnd"/>
      <w:r>
        <w:t xml:space="preserve"> </w:t>
      </w:r>
      <w:proofErr w:type="spellStart"/>
      <w:r>
        <w:t>Theoretical</w:t>
      </w:r>
      <w:proofErr w:type="spellEnd"/>
      <w:r>
        <w:t xml:space="preserve"> and Applied Finance, 3(2), 219–255. https://doi.org/10.1142/S0219024900000115</w:t>
      </w:r>
    </w:p>
    <w:p w14:paraId="7DE2CBB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Lo, A. W., &amp; </w:t>
      </w:r>
      <w:proofErr w:type="spellStart"/>
      <w:r>
        <w:rPr>
          <w:rFonts w:cs="Arial"/>
          <w:szCs w:val="22"/>
          <w:lang w:val="en-US" w:eastAsia="en-US"/>
        </w:rPr>
        <w:t>MacKinlay</w:t>
      </w:r>
      <w:proofErr w:type="spellEnd"/>
      <w:r>
        <w:rPr>
          <w:rFonts w:cs="Arial"/>
          <w:szCs w:val="22"/>
          <w:lang w:val="en-US" w:eastAsia="en-US"/>
        </w:rPr>
        <w:t xml:space="preserve">, A. C. (1990). Data-Snooping biases in tests of financial asset pricing models. </w:t>
      </w:r>
      <w:r>
        <w:rPr>
          <w:rFonts w:cs="Arial"/>
          <w:i/>
          <w:iCs/>
          <w:szCs w:val="22"/>
          <w:lang w:val="en-US" w:eastAsia="en-US"/>
        </w:rPr>
        <w:t>Review of Financial Studies</w:t>
      </w:r>
      <w:r>
        <w:rPr>
          <w:rFonts w:cs="Arial"/>
          <w:szCs w:val="22"/>
          <w:lang w:val="en-US" w:eastAsia="en-US"/>
        </w:rPr>
        <w:t xml:space="preserve">, </w:t>
      </w:r>
      <w:r>
        <w:rPr>
          <w:rFonts w:cs="Arial"/>
          <w:i/>
          <w:iCs/>
          <w:szCs w:val="22"/>
          <w:lang w:val="en-US" w:eastAsia="en-US"/>
        </w:rPr>
        <w:t>3</w:t>
      </w:r>
      <w:r>
        <w:rPr>
          <w:rFonts w:cs="Arial"/>
          <w:szCs w:val="22"/>
          <w:lang w:val="en-US" w:eastAsia="en-US"/>
        </w:rPr>
        <w:t>(3), 431–467. https://doi.org/10.1093/rfs/3.3.431</w:t>
      </w:r>
    </w:p>
    <w:p w14:paraId="00AEFA7D"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Fama, E. F. (1970). Efficient capital markets: A review of theory and empirical work.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25</w:t>
      </w:r>
      <w:r>
        <w:rPr>
          <w:rFonts w:cs="Arial"/>
          <w:szCs w:val="22"/>
          <w:lang w:val="en-US" w:eastAsia="en-US"/>
        </w:rPr>
        <w:t>(2), 383–417. https://doi.org/10.1111/j.1540-6261.1970.tb00518.x</w:t>
      </w:r>
    </w:p>
    <w:p w14:paraId="53CC4561" w14:textId="77777777" w:rsidR="0039616A" w:rsidRPr="0039616A" w:rsidRDefault="0039616A" w:rsidP="0039616A">
      <w:pPr>
        <w:spacing w:before="0" w:after="0" w:line="480" w:lineRule="auto"/>
        <w:ind w:left="720" w:hanging="720"/>
        <w:jc w:val="left"/>
        <w:rPr>
          <w:rFonts w:cs="Arial"/>
          <w:szCs w:val="22"/>
          <w:lang w:val="en-US" w:eastAsia="en-US"/>
        </w:rPr>
      </w:pPr>
      <w:proofErr w:type="spellStart"/>
      <w:r>
        <w:rPr>
          <w:rFonts w:cs="Arial"/>
          <w:szCs w:val="22"/>
          <w:lang w:val="en-US" w:eastAsia="en-US"/>
        </w:rPr>
        <w:t>Milunovich</w:t>
      </w:r>
      <w:proofErr w:type="spellEnd"/>
      <w:r>
        <w:rPr>
          <w:rFonts w:cs="Arial"/>
          <w:szCs w:val="22"/>
          <w:lang w:val="en-US" w:eastAsia="en-US"/>
        </w:rPr>
        <w:t xml:space="preserve">, G., Shi, S., &amp; Tan, D. (2019). Bubble detection and sector trading in real time. </w:t>
      </w:r>
      <w:r>
        <w:rPr>
          <w:rFonts w:cs="Arial"/>
          <w:i/>
          <w:iCs/>
          <w:szCs w:val="22"/>
          <w:lang w:val="en-US" w:eastAsia="en-US"/>
        </w:rPr>
        <w:t>Quantitative Finance</w:t>
      </w:r>
      <w:r>
        <w:rPr>
          <w:rFonts w:cs="Arial"/>
          <w:szCs w:val="22"/>
          <w:lang w:val="en-US" w:eastAsia="en-US"/>
        </w:rPr>
        <w:t xml:space="preserve">, </w:t>
      </w:r>
      <w:r>
        <w:rPr>
          <w:rFonts w:cs="Arial"/>
          <w:i/>
          <w:iCs/>
          <w:szCs w:val="22"/>
          <w:lang w:val="en-US" w:eastAsia="en-US"/>
        </w:rPr>
        <w:t>19</w:t>
      </w:r>
      <w:r>
        <w:rPr>
          <w:rFonts w:cs="Arial"/>
          <w:szCs w:val="22"/>
          <w:lang w:val="en-US" w:eastAsia="en-US"/>
        </w:rPr>
        <w:t>(2), 247–263. https://doi.org/10.1080/14697688.2018.1459811</w:t>
      </w:r>
    </w:p>
    <w:p w14:paraId="5E8E8E6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Newey, W. K., &amp; West, K. D. (1987). A simple, positive Semi-Definite, heteroskedasticity and autocorrelation consistent covariance matrix. </w:t>
      </w:r>
      <w:proofErr w:type="spellStart"/>
      <w:r>
        <w:rPr>
          <w:rFonts w:cs="Arial"/>
          <w:i/>
          <w:iCs/>
          <w:szCs w:val="22"/>
          <w:lang w:val="en-US" w:eastAsia="en-US"/>
        </w:rPr>
        <w:t>Econometrica</w:t>
      </w:r>
      <w:proofErr w:type="spellEnd"/>
      <w:r>
        <w:rPr>
          <w:rFonts w:cs="Arial"/>
          <w:szCs w:val="22"/>
          <w:lang w:val="en-US" w:eastAsia="en-US"/>
        </w:rPr>
        <w:t xml:space="preserve">, </w:t>
      </w:r>
      <w:r>
        <w:rPr>
          <w:rFonts w:cs="Arial"/>
          <w:i/>
          <w:iCs/>
          <w:szCs w:val="22"/>
          <w:lang w:val="en-US" w:eastAsia="en-US"/>
        </w:rPr>
        <w:t>55</w:t>
      </w:r>
      <w:r>
        <w:rPr>
          <w:rFonts w:cs="Arial"/>
          <w:szCs w:val="22"/>
          <w:lang w:val="en-US" w:eastAsia="en-US"/>
        </w:rPr>
        <w:t>(3), 703. https://doi.org/10.2307/1913610</w:t>
      </w:r>
    </w:p>
    <w:p w14:paraId="3A4D0004" w14:textId="77777777" w:rsidR="0039616A" w:rsidRDefault="0039616A" w:rsidP="0039616A">
      <w:pPr>
        <w:spacing w:before="0" w:after="0" w:line="480" w:lineRule="auto"/>
        <w:ind w:left="720" w:hanging="720"/>
        <w:jc w:val="left"/>
      </w:pPr>
      <w:r>
        <w:lastRenderedPageBreak/>
        <w:t xml:space="preserve">Phillips, P. C. B., Wu, Y., &amp; </w:t>
      </w:r>
      <w:proofErr w:type="spellStart"/>
      <w:r>
        <w:t>Yu</w:t>
      </w:r>
      <w:proofErr w:type="spellEnd"/>
      <w:r>
        <w:t xml:space="preserve">, J. (2011). Explosive </w:t>
      </w:r>
      <w:proofErr w:type="spellStart"/>
      <w:r>
        <w:t>behavior</w:t>
      </w:r>
      <w:proofErr w:type="spellEnd"/>
      <w:r>
        <w:t xml:space="preserve"> in </w:t>
      </w:r>
      <w:proofErr w:type="spellStart"/>
      <w:r>
        <w:t>the</w:t>
      </w:r>
      <w:proofErr w:type="spellEnd"/>
      <w:r>
        <w:t xml:space="preserve"> 1990s NASDAQ: </w:t>
      </w:r>
      <w:proofErr w:type="spellStart"/>
      <w:r>
        <w:t>When</w:t>
      </w:r>
      <w:proofErr w:type="spellEnd"/>
      <w:r>
        <w:t xml:space="preserve"> </w:t>
      </w:r>
      <w:proofErr w:type="spellStart"/>
      <w:r>
        <w:t>did</w:t>
      </w:r>
      <w:proofErr w:type="spellEnd"/>
      <w:r>
        <w:t xml:space="preserve"> </w:t>
      </w:r>
      <w:proofErr w:type="spellStart"/>
      <w:r>
        <w:t>exuberance</w:t>
      </w:r>
      <w:proofErr w:type="spellEnd"/>
      <w:r>
        <w:t xml:space="preserve"> </w:t>
      </w:r>
      <w:proofErr w:type="spellStart"/>
      <w:r>
        <w:t>escalate</w:t>
      </w:r>
      <w:proofErr w:type="spellEnd"/>
      <w:r>
        <w:t xml:space="preserve"> </w:t>
      </w:r>
      <w:proofErr w:type="spellStart"/>
      <w:r>
        <w:t>asset</w:t>
      </w:r>
      <w:proofErr w:type="spellEnd"/>
      <w:r>
        <w:t xml:space="preserve"> </w:t>
      </w:r>
      <w:proofErr w:type="spellStart"/>
      <w:r>
        <w:t>values</w:t>
      </w:r>
      <w:proofErr w:type="spellEnd"/>
      <w:r>
        <w:t xml:space="preserve">? International </w:t>
      </w:r>
      <w:proofErr w:type="spellStart"/>
      <w:r>
        <w:t>Economic</w:t>
      </w:r>
      <w:proofErr w:type="spellEnd"/>
      <w:r>
        <w:t xml:space="preserve"> Review, 52(1), 201–226. https://doi.org/10.1111/j.1468-2354.2010.00625.x</w:t>
      </w:r>
    </w:p>
    <w:p w14:paraId="7ECE0C0F" w14:textId="77777777" w:rsidR="0039616A" w:rsidRPr="0039616A" w:rsidRDefault="0039616A" w:rsidP="0039616A">
      <w:pPr>
        <w:spacing w:before="0" w:after="0" w:line="480" w:lineRule="auto"/>
        <w:ind w:left="720" w:hanging="720"/>
        <w:jc w:val="left"/>
        <w:rPr>
          <w:rFonts w:cs="Arial"/>
          <w:szCs w:val="22"/>
          <w:lang w:val="en-US" w:eastAsia="en-US"/>
        </w:rPr>
      </w:pPr>
      <w:r>
        <w:t xml:space="preserve">Phillips, P. C. B., Shi, S., &amp; </w:t>
      </w:r>
      <w:proofErr w:type="spellStart"/>
      <w:r>
        <w:t>Yu</w:t>
      </w:r>
      <w:proofErr w:type="spellEnd"/>
      <w:r>
        <w:t xml:space="preserve">, J. (2015). </w:t>
      </w:r>
      <w:proofErr w:type="spellStart"/>
      <w:r>
        <w:t>Testing</w:t>
      </w:r>
      <w:proofErr w:type="spellEnd"/>
      <w:r>
        <w:t xml:space="preserve"> </w:t>
      </w:r>
      <w:proofErr w:type="spellStart"/>
      <w:r>
        <w:t>for</w:t>
      </w:r>
      <w:proofErr w:type="spellEnd"/>
      <w:r>
        <w:t xml:space="preserve"> multiple </w:t>
      </w:r>
      <w:proofErr w:type="spellStart"/>
      <w:r>
        <w:t>bubbles</w:t>
      </w:r>
      <w:proofErr w:type="spellEnd"/>
      <w:r>
        <w:t xml:space="preserve">: Historical </w:t>
      </w:r>
      <w:proofErr w:type="spellStart"/>
      <w:r>
        <w:t>episodes</w:t>
      </w:r>
      <w:proofErr w:type="spellEnd"/>
      <w:r>
        <w:t xml:space="preserve"> </w:t>
      </w:r>
      <w:proofErr w:type="spellStart"/>
      <w:r>
        <w:t>of</w:t>
      </w:r>
      <w:proofErr w:type="spellEnd"/>
      <w:r>
        <w:t xml:space="preserve"> </w:t>
      </w:r>
      <w:proofErr w:type="spellStart"/>
      <w:r>
        <w:t>exuberance</w:t>
      </w:r>
      <w:proofErr w:type="spellEnd"/>
      <w:r>
        <w:t xml:space="preserve"> and </w:t>
      </w:r>
      <w:proofErr w:type="spellStart"/>
      <w:r>
        <w:t>collapse</w:t>
      </w:r>
      <w:proofErr w:type="spellEnd"/>
      <w:r>
        <w:t xml:space="preserve"> in </w:t>
      </w:r>
      <w:proofErr w:type="spellStart"/>
      <w:r>
        <w:t>the</w:t>
      </w:r>
      <w:proofErr w:type="spellEnd"/>
      <w:r>
        <w:t xml:space="preserve"> S&amp;P 500. International </w:t>
      </w:r>
      <w:proofErr w:type="spellStart"/>
      <w:r>
        <w:t>Economic</w:t>
      </w:r>
      <w:proofErr w:type="spellEnd"/>
      <w:r>
        <w:t xml:space="preserve"> Review, 56(4), 1043–1078. https://doi.org/10.1111/iere.12132</w:t>
      </w:r>
    </w:p>
    <w:p w14:paraId="728F7069"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Shiller, R. J. (2000). </w:t>
      </w:r>
      <w:r>
        <w:rPr>
          <w:rFonts w:cs="Arial"/>
          <w:i/>
          <w:iCs/>
          <w:szCs w:val="22"/>
          <w:lang w:val="en-US" w:eastAsia="en-US"/>
        </w:rPr>
        <w:t>Irrational exuberance</w:t>
      </w:r>
      <w:r>
        <w:rPr>
          <w:rFonts w:cs="Arial"/>
          <w:szCs w:val="22"/>
          <w:lang w:val="en-US" w:eastAsia="en-US"/>
        </w:rPr>
        <w:t>. Princeton Univ Department of Art &amp;.</w:t>
      </w:r>
    </w:p>
    <w:p w14:paraId="03D86070" w14:textId="77777777" w:rsidR="0039616A" w:rsidRPr="0039616A" w:rsidRDefault="0039616A" w:rsidP="0039616A">
      <w:pPr>
        <w:spacing w:before="0" w:after="0" w:line="480" w:lineRule="auto"/>
        <w:ind w:left="720" w:hanging="720"/>
        <w:jc w:val="left"/>
        <w:rPr>
          <w:rFonts w:cs="Arial"/>
          <w:szCs w:val="22"/>
          <w:lang w:val="en-US" w:eastAsia="en-US"/>
        </w:rPr>
      </w:pPr>
      <w:r>
        <w:rPr>
          <w:rFonts w:cs="Arial"/>
          <w:szCs w:val="22"/>
          <w:lang w:val="en-US" w:eastAsia="en-US"/>
        </w:rPr>
        <w:t xml:space="preserve">Shleifer, A., &amp; </w:t>
      </w:r>
      <w:proofErr w:type="spellStart"/>
      <w:r>
        <w:rPr>
          <w:rFonts w:cs="Arial"/>
          <w:szCs w:val="22"/>
          <w:lang w:val="en-US" w:eastAsia="en-US"/>
        </w:rPr>
        <w:t>Vishny</w:t>
      </w:r>
      <w:proofErr w:type="spellEnd"/>
      <w:r>
        <w:rPr>
          <w:rFonts w:cs="Arial"/>
          <w:szCs w:val="22"/>
          <w:lang w:val="en-US" w:eastAsia="en-US"/>
        </w:rPr>
        <w:t xml:space="preserve">, R. W. (1997). The limits of arbitrage. </w:t>
      </w:r>
      <w:r>
        <w:rPr>
          <w:rFonts w:cs="Arial"/>
          <w:i/>
          <w:iCs/>
          <w:szCs w:val="22"/>
          <w:lang w:val="en-US" w:eastAsia="en-US"/>
        </w:rPr>
        <w:t>The Journal of Finance</w:t>
      </w:r>
      <w:r>
        <w:rPr>
          <w:rFonts w:cs="Arial"/>
          <w:szCs w:val="22"/>
          <w:lang w:val="en-US" w:eastAsia="en-US"/>
        </w:rPr>
        <w:t xml:space="preserve">, </w:t>
      </w:r>
      <w:r>
        <w:rPr>
          <w:rFonts w:cs="Arial"/>
          <w:i/>
          <w:iCs/>
          <w:szCs w:val="22"/>
          <w:lang w:val="en-US" w:eastAsia="en-US"/>
        </w:rPr>
        <w:t>52</w:t>
      </w:r>
      <w:r>
        <w:rPr>
          <w:rFonts w:cs="Arial"/>
          <w:szCs w:val="22"/>
          <w:lang w:val="en-US" w:eastAsia="en-US"/>
        </w:rPr>
        <w:t>(1), 35–55. http://links.jstor.org/sici?sici=0022-1082%28199703%2952%3A1%3C35%3ATLOA%3E2.0.CO%3B2-3</w:t>
      </w:r>
    </w:p>
    <w:p w14:paraId="6C4B91A6" w14:textId="77777777" w:rsidR="00712D80" w:rsidRPr="00712D80" w:rsidRDefault="00712D80" w:rsidP="00712D80"/>
    <w:bookmarkEnd w:id="126"/>
    <w:p w14:paraId="436A9F0B" w14:textId="77777777" w:rsidR="002879EF" w:rsidRPr="0001704E" w:rsidRDefault="002879EF" w:rsidP="00D760D1"/>
    <w:p w14:paraId="6C6440A9" w14:textId="77777777" w:rsidR="002879EF" w:rsidRPr="0001704E" w:rsidRDefault="002879EF" w:rsidP="00D760D1"/>
    <w:p w14:paraId="5D11812A" w14:textId="77777777" w:rsidR="002879EF" w:rsidRPr="0001704E" w:rsidRDefault="002879EF" w:rsidP="00D760D1"/>
    <w:p w14:paraId="03950626" w14:textId="77777777" w:rsidR="002879EF" w:rsidRPr="0001704E" w:rsidRDefault="002879EF" w:rsidP="00D760D1"/>
    <w:p w14:paraId="071983C6" w14:textId="77777777" w:rsidR="002879EF" w:rsidRPr="0001704E" w:rsidRDefault="002879EF" w:rsidP="00D760D1"/>
    <w:p w14:paraId="78E0FD98" w14:textId="77777777" w:rsidR="002879EF" w:rsidRPr="0001704E" w:rsidRDefault="002879EF" w:rsidP="00D760D1">
      <w:pPr>
        <w:sectPr w:rsidR="002879EF" w:rsidRPr="0001704E" w:rsidSect="005E75FF">
          <w:headerReference w:type="default" r:id="rId32"/>
          <w:pgSz w:w="11906" w:h="16838"/>
          <w:pgMar w:top="1418" w:right="1274" w:bottom="1134" w:left="1418" w:header="720" w:footer="720" w:gutter="0"/>
          <w:cols w:space="708"/>
          <w:docGrid w:linePitch="360"/>
        </w:sectPr>
      </w:pPr>
    </w:p>
    <w:p w14:paraId="6A6DB909" w14:textId="77777777" w:rsidR="002879EF" w:rsidRDefault="002879EF" w:rsidP="00A36C21">
      <w:pPr>
        <w:pStyle w:val="Ueberschrift1ohneNummer"/>
      </w:pPr>
      <w:bookmarkStart w:id="128" w:name="_Toc536358053"/>
      <w:bookmarkStart w:id="129" w:name="_Toc229835386"/>
      <w:commentRangeStart w:id="130"/>
      <w:r>
        <w:lastRenderedPageBreak/>
        <w:t>Anhänge</w:t>
      </w:r>
      <w:bookmarkEnd w:id="128"/>
      <w:commentRangeEnd w:id="130"/>
      <w:r>
        <w:rPr>
          <w:rStyle w:val="CommentReference"/>
          <w:sz w:val="28"/>
          <w:szCs w:val="20"/>
        </w:rPr>
        <w:commentReference w:id="130"/>
      </w:r>
      <w:bookmarkEnd w:id="129"/>
    </w:p>
    <w:p w14:paraId="42634DE6" w14:textId="77777777" w:rsidR="005B48D7" w:rsidRDefault="005B48D7" w:rsidP="00EE43F8">
      <w:pPr>
        <w:pStyle w:val="Ueberschrift2ohneNummer"/>
      </w:pPr>
      <w:bookmarkStart w:id="131" w:name="_Toc229835387"/>
      <w:r>
        <w:t>Hilfsmittelverzeichnis</w:t>
      </w:r>
      <w:bookmarkEnd w:id="131"/>
    </w:p>
    <w:tbl>
      <w:tblPr>
        <w:tblStyle w:val="TableGrid"/>
        <w:tblW w:w="0" w:type="auto"/>
        <w:tblLook w:val="04A0" w:firstRow="1" w:lastRow="0" w:firstColumn="1" w:lastColumn="0" w:noHBand="0" w:noVBand="1"/>
      </w:tblPr>
      <w:tblGrid>
        <w:gridCol w:w="3097"/>
        <w:gridCol w:w="3490"/>
        <w:gridCol w:w="2617"/>
      </w:tblGrid>
      <w:tr w:rsidR="00FD6336" w14:paraId="217483BD" w14:textId="18D0AD2E" w:rsidTr="00FD6336">
        <w:tc>
          <w:tcPr>
            <w:tcW w:w="3097" w:type="dxa"/>
          </w:tcPr>
          <w:p w14:paraId="76B050E9" w14:textId="77777777" w:rsidR="00FD6336" w:rsidRPr="00F316EE" w:rsidRDefault="00FD6336" w:rsidP="00744EBC">
            <w:pPr>
              <w:rPr>
                <w:b/>
                <w:bCs/>
              </w:rPr>
            </w:pPr>
            <w:r w:rsidRPr="00F316EE">
              <w:rPr>
                <w:b/>
                <w:bCs/>
              </w:rPr>
              <w:t>Hilfsmittel</w:t>
            </w:r>
          </w:p>
        </w:tc>
        <w:tc>
          <w:tcPr>
            <w:tcW w:w="3490" w:type="dxa"/>
          </w:tcPr>
          <w:p w14:paraId="651CEB1C" w14:textId="77777777" w:rsidR="00FD6336" w:rsidRPr="00F316EE" w:rsidRDefault="00FD6336" w:rsidP="00744EBC">
            <w:pPr>
              <w:rPr>
                <w:b/>
                <w:bCs/>
              </w:rPr>
            </w:pPr>
            <w:r w:rsidRPr="00F316EE">
              <w:rPr>
                <w:b/>
                <w:bCs/>
              </w:rPr>
              <w:t>Zweck</w:t>
            </w:r>
          </w:p>
        </w:tc>
        <w:tc>
          <w:tcPr>
            <w:tcW w:w="2617" w:type="dxa"/>
          </w:tcPr>
          <w:p w14:paraId="189081C0" w14:textId="0B8E36DA" w:rsidR="00FD6336" w:rsidRPr="00F316EE" w:rsidRDefault="00FD6336" w:rsidP="00744EBC">
            <w:pPr>
              <w:rPr>
                <w:b/>
                <w:bCs/>
              </w:rPr>
            </w:pPr>
            <w:r>
              <w:rPr>
                <w:b/>
                <w:bCs/>
              </w:rPr>
              <w:t>Wo</w:t>
            </w:r>
          </w:p>
        </w:tc>
      </w:tr>
      <w:tr w:rsidR="00FD6336" w14:paraId="08E60D93" w14:textId="7ACE5386" w:rsidTr="00FD6336">
        <w:tc>
          <w:tcPr>
            <w:tcW w:w="3097" w:type="dxa"/>
          </w:tcPr>
          <w:p w14:paraId="0DEEB916" w14:textId="77777777" w:rsidR="00FD6336" w:rsidRDefault="00FD6336" w:rsidP="00744EBC">
            <w:r>
              <w:t xml:space="preserve">Gemini Nano </w:t>
            </w:r>
            <w:proofErr w:type="spellStart"/>
            <w:r>
              <w:t>Banana</w:t>
            </w:r>
            <w:proofErr w:type="spellEnd"/>
            <w:r>
              <w:t xml:space="preserve"> 2</w:t>
            </w:r>
          </w:p>
        </w:tc>
        <w:tc>
          <w:tcPr>
            <w:tcW w:w="3490" w:type="dxa"/>
          </w:tcPr>
          <w:p w14:paraId="1A3F4927" w14:textId="77777777" w:rsidR="00FD6336" w:rsidRDefault="00FD6336" w:rsidP="00744EBC">
            <w:r>
              <w:t>Titelbild generieren, siehe Prompt</w:t>
            </w:r>
          </w:p>
        </w:tc>
        <w:tc>
          <w:tcPr>
            <w:tcW w:w="2617" w:type="dxa"/>
          </w:tcPr>
          <w:p w14:paraId="58674566" w14:textId="72101CCD" w:rsidR="00FD6336" w:rsidRDefault="00FD6336" w:rsidP="00744EBC">
            <w:r>
              <w:t>Titelseite</w:t>
            </w:r>
          </w:p>
        </w:tc>
      </w:tr>
      <w:tr w:rsidR="00FD6336" w14:paraId="2C729E83" w14:textId="0CDE2E81" w:rsidTr="00FD6336">
        <w:tc>
          <w:tcPr>
            <w:tcW w:w="3097" w:type="dxa"/>
          </w:tcPr>
          <w:p w14:paraId="7CA380EA" w14:textId="77777777" w:rsidR="00FD6336" w:rsidRDefault="00FD6336" w:rsidP="00744EBC">
            <w:r>
              <w:t>Claude Pro</w:t>
            </w:r>
          </w:p>
        </w:tc>
        <w:tc>
          <w:tcPr>
            <w:tcW w:w="3490" w:type="dxa"/>
          </w:tcPr>
          <w:p w14:paraId="279579E9" w14:textId="77777777" w:rsidR="00FD6336" w:rsidRDefault="00FD6336" w:rsidP="00744EBC">
            <w:r>
              <w:t xml:space="preserve">Bereinigung der </w:t>
            </w:r>
            <w:proofErr w:type="spellStart"/>
            <w:r>
              <w:t>unakademischen</w:t>
            </w:r>
            <w:proofErr w:type="spellEnd"/>
            <w:r>
              <w:t xml:space="preserve"> Sprache</w:t>
            </w:r>
          </w:p>
        </w:tc>
        <w:tc>
          <w:tcPr>
            <w:tcW w:w="2617" w:type="dxa"/>
          </w:tcPr>
          <w:p w14:paraId="42AAB32D" w14:textId="0A59BF7E" w:rsidR="00FD6336" w:rsidRDefault="00FD6336" w:rsidP="00744EBC">
            <w:r>
              <w:t>Ganze Arbeit</w:t>
            </w:r>
          </w:p>
        </w:tc>
      </w:tr>
      <w:tr w:rsidR="00FD6336" w14:paraId="3A983B47" w14:textId="77777777" w:rsidTr="00FD6336">
        <w:tc>
          <w:tcPr>
            <w:tcW w:w="3097" w:type="dxa"/>
          </w:tcPr>
          <w:p w14:paraId="3E7EFBD3" w14:textId="32F51CC4" w:rsidR="00FD6336" w:rsidRDefault="00FD6336" w:rsidP="00744EBC">
            <w:r>
              <w:t>Privates Lektorat</w:t>
            </w:r>
          </w:p>
        </w:tc>
        <w:tc>
          <w:tcPr>
            <w:tcW w:w="3490" w:type="dxa"/>
          </w:tcPr>
          <w:p w14:paraId="288F913D" w14:textId="001BF4E5" w:rsidR="00FD6336" w:rsidRDefault="00FD6336" w:rsidP="00744EBC">
            <w:r>
              <w:t>Korrekturlesung</w:t>
            </w:r>
          </w:p>
        </w:tc>
        <w:tc>
          <w:tcPr>
            <w:tcW w:w="2617" w:type="dxa"/>
          </w:tcPr>
          <w:p w14:paraId="26C3A4DB" w14:textId="7AD46BB1" w:rsidR="00FD6336" w:rsidRDefault="00FD6336" w:rsidP="00744EBC">
            <w:r>
              <w:t>Ganze Arbeit</w:t>
            </w:r>
          </w:p>
        </w:tc>
      </w:tr>
      <w:tr w:rsidR="00FD6336" w14:paraId="51F9ADC0" w14:textId="29A8948C" w:rsidTr="00FD6336">
        <w:tc>
          <w:tcPr>
            <w:tcW w:w="3097" w:type="dxa"/>
          </w:tcPr>
          <w:p w14:paraId="4DEFC418" w14:textId="77777777" w:rsidR="00FD6336" w:rsidRDefault="00FD6336" w:rsidP="00744EBC">
            <w:proofErr w:type="spellStart"/>
            <w:r>
              <w:t>Scribbr</w:t>
            </w:r>
            <w:proofErr w:type="spellEnd"/>
          </w:p>
        </w:tc>
        <w:tc>
          <w:tcPr>
            <w:tcW w:w="3490" w:type="dxa"/>
          </w:tcPr>
          <w:p w14:paraId="0242A67D" w14:textId="77777777" w:rsidR="00FD6336" w:rsidRDefault="00FD6336" w:rsidP="00744EBC">
            <w:r>
              <w:t>Quellenverzeichnis und Zitation im APA 7 Stil</w:t>
            </w:r>
          </w:p>
        </w:tc>
        <w:tc>
          <w:tcPr>
            <w:tcW w:w="2617" w:type="dxa"/>
          </w:tcPr>
          <w:p w14:paraId="43579879" w14:textId="1AD1146A" w:rsidR="00FD6336" w:rsidRDefault="00FD6336" w:rsidP="00744EBC">
            <w:r>
              <w:t>Quellenverzeichnis</w:t>
            </w:r>
          </w:p>
        </w:tc>
      </w:tr>
      <w:tr w:rsidR="00FD6336" w14:paraId="47F37386" w14:textId="12813D17" w:rsidTr="00FD6336">
        <w:tc>
          <w:tcPr>
            <w:tcW w:w="3097" w:type="dxa"/>
          </w:tcPr>
          <w:p w14:paraId="728B7C43" w14:textId="77777777" w:rsidR="00FD6336" w:rsidRDefault="00FD6336" w:rsidP="00744EBC">
            <w:r>
              <w:t>Claude Pro</w:t>
            </w:r>
          </w:p>
        </w:tc>
        <w:tc>
          <w:tcPr>
            <w:tcW w:w="3490" w:type="dxa"/>
          </w:tcPr>
          <w:p w14:paraId="6C2AFB31" w14:textId="2A53E341" w:rsidR="00FD6336" w:rsidRDefault="00FD6336" w:rsidP="00744EBC"/>
        </w:tc>
        <w:tc>
          <w:tcPr>
            <w:tcW w:w="2617" w:type="dxa"/>
          </w:tcPr>
          <w:p w14:paraId="03115AC0" w14:textId="77777777" w:rsidR="00FD6336" w:rsidRPr="005B48D7" w:rsidRDefault="00FD6336" w:rsidP="00744EBC"/>
        </w:tc>
      </w:tr>
    </w:tbl>
    <w:p w14:paraId="5FF16EE7" w14:textId="11022BE3" w:rsidR="00DC7422" w:rsidRDefault="00DC7422" w:rsidP="005B48D7">
      <w:r>
        <w:br w:type="page"/>
      </w:r>
    </w:p>
    <w:p w14:paraId="0E608230" w14:textId="1547F62F" w:rsidR="002879EF" w:rsidRDefault="00A36C21" w:rsidP="00A36C21">
      <w:pPr>
        <w:pStyle w:val="Ueberschrift2ohneNummer"/>
      </w:pPr>
      <w:bookmarkStart w:id="132" w:name="_Toc229835388"/>
      <w:r>
        <w:lastRenderedPageBreak/>
        <w:t>Anhang A</w:t>
      </w:r>
      <w:r w:rsidR="004C4AD2">
        <w:t xml:space="preserve"> – Reproduzierbarkeit und Datenverfügbarkeit</w:t>
      </w:r>
      <w:bookmarkEnd w:id="132"/>
    </w:p>
    <w:p w14:paraId="49342D35" w14:textId="77777777" w:rsidR="005B48D7" w:rsidRDefault="005B48D7" w:rsidP="005B48D7">
      <w:r>
        <w:t>Der vollständige Quellcode (</w:t>
      </w:r>
      <w:r>
        <w:rPr>
          <w:rFonts w:ascii="Consolas" w:hAnsi="Consolas" w:cs="Consolas"/>
        </w:rPr>
        <w:t>bsadf_core.py</w:t>
      </w:r>
      <w:r>
        <w:t xml:space="preserve">, </w:t>
      </w:r>
      <w:r>
        <w:rPr>
          <w:rFonts w:ascii="Consolas" w:hAnsi="Consolas" w:cs="Consolas"/>
        </w:rPr>
        <w:t>backtest_v7.py</w:t>
      </w:r>
      <w:r>
        <w:t xml:space="preserve">, </w:t>
      </w:r>
      <w:proofErr w:type="spellStart"/>
      <w:r>
        <w:t>Build</w:t>
      </w:r>
      <w:proofErr w:type="spellEnd"/>
      <w:r>
        <w:t>-Skripte für</w:t>
      </w:r>
    </w:p>
    <w:p w14:paraId="71B72105" w14:textId="77777777" w:rsidR="005B48D7" w:rsidRDefault="005B48D7" w:rsidP="005B48D7">
      <w:r>
        <w:t>Wild-Bootstrap, Monte-Carlo-Simulator), die ergänzenden Output-Dateien</w:t>
      </w:r>
    </w:p>
    <w:p w14:paraId="197AA3B2" w14:textId="77777777" w:rsidR="005B48D7" w:rsidRDefault="005B48D7" w:rsidP="005B48D7">
      <w:r>
        <w:t>(</w:t>
      </w:r>
      <w:r>
        <w:rPr>
          <w:rFonts w:ascii="Consolas" w:hAnsi="Consolas" w:cs="Consolas"/>
        </w:rPr>
        <w:t>baseline_results_v7_B5000.csv</w:t>
      </w:r>
      <w:r>
        <w:t xml:space="preserve">, </w:t>
      </w:r>
      <w:r>
        <w:rPr>
          <w:rFonts w:ascii="Consolas" w:hAnsi="Consolas" w:cs="Consolas"/>
        </w:rPr>
        <w:t>bootstrap_v7_B5000.json</w:t>
      </w:r>
      <w:r>
        <w:t>,</w:t>
      </w:r>
    </w:p>
    <w:p w14:paraId="10E6A647" w14:textId="77777777" w:rsidR="005B48D7" w:rsidRDefault="005B48D7" w:rsidP="005B48D7">
      <w:r>
        <w:rPr>
          <w:rFonts w:ascii="Consolas" w:hAnsi="Consolas" w:cs="Consolas"/>
        </w:rPr>
        <w:t>wild_bootstrap_critical_values_v7_B5000.json</w:t>
      </w:r>
      <w:r>
        <w:t>,</w:t>
      </w:r>
    </w:p>
    <w:p w14:paraId="7B85B79F" w14:textId="77777777" w:rsidR="005B48D7" w:rsidRDefault="005B48D7" w:rsidP="005B48D7">
      <w:r>
        <w:rPr>
          <w:rFonts w:ascii="Consolas" w:hAnsi="Consolas" w:cs="Consolas"/>
        </w:rPr>
        <w:t>slippage_sensitivity_v7_B5000.csv</w:t>
      </w:r>
      <w:r>
        <w:t xml:space="preserve">, </w:t>
      </w:r>
      <w:r>
        <w:rPr>
          <w:rFonts w:ascii="Consolas" w:hAnsi="Consolas" w:cs="Consolas"/>
        </w:rPr>
        <w:t>lag_sensitivity_v7.csv</w:t>
      </w:r>
      <w:r>
        <w:t>,</w:t>
      </w:r>
    </w:p>
    <w:p w14:paraId="53E25A0D" w14:textId="77777777" w:rsidR="005B48D7" w:rsidRDefault="005B48D7" w:rsidP="005B48D7">
      <w:r>
        <w:rPr>
          <w:rFonts w:ascii="Consolas" w:hAnsi="Consolas" w:cs="Consolas"/>
        </w:rPr>
        <w:t>crash_tag_audit_v7.csv</w:t>
      </w:r>
      <w:r>
        <w:t xml:space="preserve">, </w:t>
      </w:r>
      <w:r>
        <w:rPr>
          <w:rFonts w:ascii="Consolas" w:hAnsi="Consolas" w:cs="Consolas"/>
        </w:rPr>
        <w:t>pghn_trade_audit_v7.csv</w:t>
      </w:r>
      <w:r>
        <w:t>) sowie die Vorgänger-</w:t>
      </w:r>
    </w:p>
    <w:p w14:paraId="2DA59857" w14:textId="77777777" w:rsidR="005B48D7" w:rsidRDefault="005B48D7" w:rsidP="005B48D7">
      <w:r>
        <w:t>Konfigurationen V3 und B = 100 sind unter folgender persistenter Adresse</w:t>
      </w:r>
    </w:p>
    <w:p w14:paraId="276F8D96" w14:textId="44D1FF7F" w:rsidR="004C4AD2" w:rsidRDefault="005B48D7" w:rsidP="005B48D7">
      <w:r>
        <w:t>archiviert:</w:t>
      </w:r>
    </w:p>
    <w:p w14:paraId="2A68AFB6" w14:textId="4DDA50D7" w:rsidR="005B48D7" w:rsidRDefault="005B48D7" w:rsidP="005B48D7">
      <w:pPr>
        <w:pStyle w:val="ListParagraph"/>
        <w:numPr>
          <w:ilvl w:val="0"/>
          <w:numId w:val="51"/>
        </w:numPr>
      </w:pPr>
      <w:proofErr w:type="spellStart"/>
      <w:r>
        <w:t>Github</w:t>
      </w:r>
      <w:proofErr w:type="spellEnd"/>
      <w:r>
        <w:t xml:space="preserve">-Repository: </w:t>
      </w:r>
      <w:hyperlink r:id="rId33" w:history="1">
        <w:r w:rsidRPr="00317A5C">
          <w:rPr>
            <w:rStyle w:val="Hyperlink"/>
          </w:rPr>
          <w:t>https://github.com/livioambr/bachelor_thesis_ambrogini</w:t>
        </w:r>
      </w:hyperlink>
    </w:p>
    <w:p w14:paraId="263A26AB" w14:textId="2EE84E6F" w:rsidR="005B48D7" w:rsidRPr="005B48D7" w:rsidRDefault="005B48D7" w:rsidP="005B48D7">
      <w:pPr>
        <w:pStyle w:val="ListParagraph"/>
        <w:numPr>
          <w:ilvl w:val="0"/>
          <w:numId w:val="51"/>
        </w:numPr>
        <w:rPr>
          <w:lang w:val="en-US"/>
        </w:rPr>
      </w:pPr>
      <w:r>
        <w:t xml:space="preserve">Persistente DOI: </w:t>
      </w:r>
      <w:hyperlink r:id="rId34" w:history="1">
        <w:r w:rsidRPr="005B48D7">
          <w:rPr>
            <w:rStyle w:val="Hyperlink"/>
            <w:lang w:val="en-US"/>
          </w:rPr>
          <w:t>https://doi.org/10.5281/zenodo.20231344</w:t>
        </w:r>
      </w:hyperlink>
    </w:p>
    <w:p w14:paraId="276F1ED7" w14:textId="5C29331A" w:rsidR="00A36C21" w:rsidRPr="0001704E" w:rsidRDefault="005B48D7" w:rsidP="00D760D1">
      <w:pPr>
        <w:pStyle w:val="ListParagraph"/>
        <w:numPr>
          <w:ilvl w:val="0"/>
          <w:numId w:val="51"/>
        </w:numPr>
      </w:pPr>
      <w:r>
        <w:t>Release Version: v1 (</w:t>
      </w:r>
      <w:hyperlink r:id="rId35" w:history="1">
        <w:r w:rsidRPr="005B48D7">
          <w:rPr>
            <w:rStyle w:val="Hyperlink"/>
          </w:rPr>
          <w:t>62db384</w:t>
        </w:r>
      </w:hyperlink>
      <w:r>
        <w:t>)</w:t>
      </w:r>
    </w:p>
    <w:p w14:paraId="5FCE0CD0" w14:textId="77777777" w:rsidR="005B48D7" w:rsidRDefault="005B48D7" w:rsidP="00D760D1">
      <w:r>
        <w:t xml:space="preserve">Eine vollständige Reproduktion der Hauptergebnisse (Tabellen 3, 4, 5) gelingt mit Python 3.10+ und den in </w:t>
      </w:r>
      <w:r>
        <w:rPr>
          <w:rFonts w:ascii="Consolas" w:hAnsi="Consolas" w:cs="Consolas"/>
        </w:rPr>
        <w:t>requirements.txt</w:t>
      </w:r>
      <w:r>
        <w:t xml:space="preserve"> spezifizierten Versionen via: </w:t>
      </w:r>
    </w:p>
    <w:p w14:paraId="48836E5E" w14:textId="77777777" w:rsidR="005B48D7" w:rsidRDefault="005B48D7" w:rsidP="00D760D1">
      <w:r>
        <w:t xml:space="preserve">$ </w:t>
      </w:r>
      <w:proofErr w:type="spellStart"/>
      <w:r>
        <w:t>pip</w:t>
      </w:r>
      <w:proofErr w:type="spellEnd"/>
      <w:r>
        <w:t xml:space="preserve"> </w:t>
      </w:r>
      <w:proofErr w:type="spellStart"/>
      <w:r>
        <w:t>install</w:t>
      </w:r>
      <w:proofErr w:type="spellEnd"/>
      <w:r>
        <w:t xml:space="preserve"> -r </w:t>
      </w:r>
      <w:r>
        <w:rPr>
          <w:rFonts w:ascii="Consolas" w:hAnsi="Consolas" w:cs="Consolas"/>
        </w:rPr>
        <w:t>requirements.txt</w:t>
      </w:r>
      <w:r>
        <w:t xml:space="preserve"> </w:t>
      </w:r>
    </w:p>
    <w:p w14:paraId="38D402C3" w14:textId="77777777" w:rsidR="005B48D7" w:rsidRDefault="005B48D7" w:rsidP="00D760D1">
      <w:r>
        <w:t xml:space="preserve">$ </w:t>
      </w:r>
      <w:proofErr w:type="spellStart"/>
      <w:r>
        <w:t>python</w:t>
      </w:r>
      <w:proofErr w:type="spellEnd"/>
      <w:r>
        <w:t xml:space="preserve"> code/</w:t>
      </w:r>
      <w:r>
        <w:rPr>
          <w:rFonts w:ascii="Consolas" w:hAnsi="Consolas" w:cs="Consolas"/>
        </w:rPr>
        <w:t>backtest_v7.py</w:t>
      </w:r>
      <w:r>
        <w:t xml:space="preserve"> # erzeugt </w:t>
      </w:r>
      <w:r>
        <w:rPr>
          <w:rFonts w:ascii="Consolas" w:hAnsi="Consolas" w:cs="Consolas"/>
        </w:rPr>
        <w:t>baseline_results_v7.csv</w:t>
      </w:r>
      <w:r>
        <w:t xml:space="preserve"> </w:t>
      </w:r>
    </w:p>
    <w:p w14:paraId="6CFEE8CE" w14:textId="7FDC130E" w:rsidR="002879EF" w:rsidRDefault="005B48D7" w:rsidP="00D760D1">
      <w:r>
        <w:t xml:space="preserve">$ </w:t>
      </w:r>
      <w:proofErr w:type="spellStart"/>
      <w:r>
        <w:t>python</w:t>
      </w:r>
      <w:proofErr w:type="spellEnd"/>
      <w:r>
        <w:t xml:space="preserve"> code/</w:t>
      </w:r>
      <w:r>
        <w:rPr>
          <w:rFonts w:ascii="Consolas" w:hAnsi="Consolas" w:cs="Consolas"/>
        </w:rPr>
        <w:t>wb_chunk.py</w:t>
      </w:r>
      <w:r>
        <w:t xml:space="preserve"> 0 5000 # Wild-Bootstrap-CVs (≈30 min)</w:t>
      </w:r>
    </w:p>
    <w:p w14:paraId="5D7E3C4D" w14:textId="3F4B5016" w:rsidR="00DC7422" w:rsidRDefault="005B48D7" w:rsidP="00D760D1">
      <w:r>
        <w:t>Die Originaldaten (</w:t>
      </w:r>
      <w:r>
        <w:rPr>
          <w:rFonts w:ascii="Consolas" w:hAnsi="Consolas" w:cs="Consolas"/>
        </w:rPr>
        <w:t>Datenreihe.xlsx</w:t>
      </w:r>
      <w:r>
        <w:t>) basieren auf Tagesschlusskursen Bloomberg; aus Lizenzgründen ist diese Datei nicht öffentlich verfügbar.</w:t>
      </w:r>
    </w:p>
    <w:p w14:paraId="5A360001" w14:textId="77777777" w:rsidR="002879EF" w:rsidRDefault="002879EF" w:rsidP="002879EF">
      <w:pPr>
        <w:pStyle w:val="Ueberschrift2ohneNummer"/>
      </w:pPr>
      <w:bookmarkStart w:id="133" w:name="_Toc229835389"/>
      <w:r>
        <w:t xml:space="preserve">Anhang B – </w:t>
      </w:r>
      <m:oMath>
        <m:r>
          <m:rPr>
            <m:sty m:val="b"/>
          </m:rPr>
          <w:rPr>
            <w:rFonts w:ascii="Cambria Math" w:hAnsi="Cambria Math"/>
          </w:rPr>
          <m:t>BSADF</m:t>
        </m:r>
      </m:oMath>
      <w:r>
        <w:t>-Robustheits-Diagnostik (</w:t>
      </w:r>
      <w:proofErr w:type="spellStart"/>
      <w:r>
        <w:rPr>
          <w:rFonts w:ascii="Consolas" w:hAnsi="Consolas" w:cs="Consolas"/>
        </w:rPr>
        <w:t>min_window</w:t>
      </w:r>
      <w:proofErr w:type="spellEnd"/>
      <w:r>
        <w:t>-Variation)</w:t>
      </w:r>
      <w:bookmarkEnd w:id="133"/>
    </w:p>
    <w:p w14:paraId="1ECAD2E5" w14:textId="77777777" w:rsidR="00F141DD" w:rsidRDefault="002879EF">
      <w:pPr>
        <w:rPr>
          <w:sz w:val="18"/>
          <w:szCs w:val="16"/>
        </w:rPr>
      </w:pPr>
      <w:r>
        <w:t xml:space="preserve">Im Hauptteil dieser V7-revidierten Arbeit wird das Minimum-Sub-Fenster für die </w:t>
      </w:r>
      <m:oMath>
        <m:r>
          <m:rPr>
            <m:sty m:val="p"/>
          </m:rPr>
          <w:rPr>
            <w:rFonts w:ascii="Cambria Math" w:hAnsi="Cambria Math"/>
          </w:rPr>
          <m:t>BSADF</m:t>
        </m:r>
      </m:oMath>
      <w:r>
        <w:t xml:space="preserve">-Suprema auf </w:t>
      </w:r>
      <w:proofErr w:type="spellStart"/>
      <w:r>
        <w:rPr>
          <w:rFonts w:ascii="Consolas" w:hAnsi="Consolas" w:cs="Consolas"/>
          <w:sz w:val="18"/>
          <w:szCs w:val="16"/>
        </w:rPr>
        <w:t>min_window</w:t>
      </w:r>
      <w:proofErr w:type="spellEnd"/>
      <w:r>
        <w:t xml:space="preserve"> = 178 Handelstage gesetzt, in Übereinstimmung mit der PSY-(</w:t>
      </w:r>
      <w:proofErr w:type="gramStart"/>
      <w:r>
        <w:t>2015)-</w:t>
      </w:r>
      <w:proofErr w:type="gramEnd"/>
      <w:r>
        <w:t xml:space="preserve">Empfehlung  für . Die nachfolgende Diagnostik dokumentiert zur Sensitivitätsbeurteilung die Vorgänger-Konfigurationen </w:t>
      </w:r>
      <w:proofErr w:type="gramStart"/>
      <w:r>
        <w:t>mit .</w:t>
      </w:r>
      <w:proofErr w:type="gramEnd"/>
      <w:r>
        <w:t xml:space="preserve"> Sie macht die Wirkung dieser Wahl auf die </w:t>
      </w:r>
      <m:oMath>
        <m:r>
          <m:rPr>
            <m:sty m:val="p"/>
          </m:rPr>
          <w:rPr>
            <w:rFonts w:ascii="Cambria Math" w:hAnsi="Cambria Math"/>
          </w:rPr>
          <m:t>BSADF</m:t>
        </m:r>
      </m:oMath>
      <w:r>
        <w:t xml:space="preserve">-Maxima transparent. Zur Diagnostik dokumentiert die folgende Tabelle die maximalen </w:t>
      </w:r>
      <m:oMath>
        <m:r>
          <m:rPr>
            <m:sty m:val="p"/>
          </m:rPr>
          <w:rPr>
            <w:rFonts w:ascii="Cambria Math" w:hAnsi="Cambria Math"/>
          </w:rPr>
          <m:t>BSADF</m:t>
        </m:r>
      </m:oMath>
      <w:r>
        <w:t xml:space="preserve">-Werte für drei alternative Sub-Fenster (30, 60, 120 Tage) sowie das Datum des Maximums bei </w:t>
      </w:r>
      <w:proofErr w:type="spellStart"/>
      <w:r>
        <w:rPr>
          <w:rFonts w:ascii="Consolas" w:hAnsi="Consolas" w:cs="Consolas"/>
          <w:sz w:val="18"/>
          <w:szCs w:val="16"/>
        </w:rPr>
        <w:t>min_window</w:t>
      </w:r>
      <w:proofErr w:type="spellEnd"/>
      <w:r>
        <w:rPr>
          <w:sz w:val="18"/>
          <w:szCs w:val="16"/>
        </w:rPr>
        <w:t xml:space="preserve"> = 30 bzw. 60. </w:t>
      </w:r>
      <w:r w:rsidRPr="00F141DD">
        <w:t xml:space="preserve">Die Resultate sind in </w:t>
      </w:r>
      <w:r w:rsidRPr="00F141DD">
        <w:rPr>
          <w:rFonts w:ascii="Consolas" w:hAnsi="Consolas" w:cs="Consolas"/>
        </w:rPr>
        <w:t>baseline_results_v3.csv</w:t>
      </w:r>
      <w:r w:rsidRPr="00F141DD">
        <w:t xml:space="preserve"> und </w:t>
      </w:r>
      <w:r w:rsidRPr="00F141DD">
        <w:rPr>
          <w:rFonts w:ascii="Consolas" w:hAnsi="Consolas" w:cs="Consolas"/>
        </w:rPr>
        <w:t>anhang_b_bsadf_diagnostik.csv</w:t>
      </w:r>
      <w:r w:rsidRPr="00F141DD">
        <w:t xml:space="preserve"> reproduzierbar</w:t>
      </w:r>
      <w:r>
        <w:rPr>
          <w:sz w:val="18"/>
          <w:szCs w:val="16"/>
        </w:rPr>
        <w:t>.</w:t>
      </w:r>
    </w:p>
    <w:p w14:paraId="5A360002" w14:textId="40DDF9F4" w:rsidR="002879EF" w:rsidRDefault="00000000">
      <m:oMathPara>
        <m:oMath>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≈0.01+1.8/</m:t>
          </m:r>
          <m:rad>
            <m:radPr>
              <m:degHide m:val="1"/>
              <m:ctrlPr>
                <w:rPr>
                  <w:rFonts w:ascii="Cambria Math" w:hAnsi="Cambria Math"/>
                  <w:i/>
                </w:rPr>
              </m:ctrlPr>
            </m:radPr>
            <m:deg/>
            <m:e>
              <m:r>
                <w:rPr>
                  <w:rFonts w:ascii="Cambria Math" w:hAnsi="Cambria Math"/>
                </w:rPr>
                <m:t>T</m:t>
              </m:r>
            </m:e>
          </m:rad>
          <m:r>
            <w:rPr>
              <w:rFonts w:ascii="Cambria Math" w:hAnsi="Cambria Math"/>
            </w:rPr>
            <m:t>T ≈5'000</m:t>
          </m:r>
          <m:func>
            <m:funcPr>
              <m:ctrlPr>
                <w:rPr>
                  <w:rFonts w:ascii="Cambria Math" w:hAnsi="Cambria Math"/>
                  <w:i/>
                </w:rPr>
              </m:ctrlPr>
            </m:funcPr>
            <m:fName>
              <m:r>
                <w:rPr>
                  <w:rFonts w:ascii="Cambria Math" w:hAnsi="Cambria Math"/>
                </w:rPr>
                <m:t>minwindow</m:t>
              </m:r>
            </m:fName>
            <m:e>
              <m:r>
                <w:rPr>
                  <w:rFonts w:ascii="Cambria Math" w:hAnsi="Cambria Math"/>
                </w:rPr>
                <m:t xml:space="preserve">∈{30, 60, 120} </m:t>
              </m:r>
            </m:e>
          </m:func>
        </m:oMath>
      </m:oMathPara>
    </w:p>
    <w:tbl>
      <w:tblPr>
        <w:tblStyle w:val="TableGrid"/>
        <w:tblW w:w="0" w:type="auto"/>
        <w:tblLook w:val="04A0" w:firstRow="1" w:lastRow="0" w:firstColumn="1" w:lastColumn="0" w:noHBand="0" w:noVBand="1"/>
      </w:tblPr>
      <w:tblGrid>
        <w:gridCol w:w="1757"/>
        <w:gridCol w:w="1266"/>
        <w:gridCol w:w="1266"/>
        <w:gridCol w:w="1275"/>
        <w:gridCol w:w="1820"/>
        <w:gridCol w:w="1820"/>
      </w:tblGrid>
      <w:tr w:rsidR="00D36EC9" w14:paraId="27520E84" w14:textId="77777777" w:rsidTr="004D04DD">
        <w:trPr>
          <w:tblHeader/>
        </w:trPr>
        <w:tc>
          <w:tcPr>
            <w:tcW w:w="1800" w:type="dxa"/>
            <w:shd w:val="clear" w:color="auto" w:fill="DAEEF3" w:themeFill="accent5" w:themeFillTint="33"/>
          </w:tcPr>
          <w:p w14:paraId="7FDFF7A3" w14:textId="77777777" w:rsidR="00D36EC9" w:rsidRDefault="00000000">
            <w:r>
              <w:rPr>
                <w:b/>
              </w:rPr>
              <w:lastRenderedPageBreak/>
              <w:t>Asset</w:t>
            </w:r>
          </w:p>
        </w:tc>
        <w:tc>
          <w:tcPr>
            <w:tcW w:w="1300" w:type="dxa"/>
            <w:shd w:val="clear" w:color="auto" w:fill="DAEEF3" w:themeFill="accent5" w:themeFillTint="33"/>
          </w:tcPr>
          <w:p w14:paraId="4E2C263E" w14:textId="77777777" w:rsidR="00D36EC9" w:rsidRDefault="00000000">
            <w:pPr>
              <w:jc w:val="right"/>
            </w:pPr>
            <w:proofErr w:type="spellStart"/>
            <w:r>
              <w:rPr>
                <w:b/>
              </w:rPr>
              <w:t>max</w:t>
            </w:r>
            <w:proofErr w:type="spellEnd"/>
            <w:r>
              <w:rPr>
                <w:b/>
              </w:rPr>
              <w:t xml:space="preserve"> </w:t>
            </w:r>
            <m:oMath>
              <m:r>
                <m:rPr>
                  <m:sty m:val="p"/>
                </m:rPr>
                <w:rPr>
                  <w:rFonts w:ascii="Cambria Math" w:hAnsi="Cambria Math"/>
                </w:rPr>
                <m:t>BSADF</m:t>
              </m:r>
            </m:oMath>
            <w:r>
              <w:rPr>
                <w:b/>
              </w:rPr>
              <w:t xml:space="preserve"> (n=30)</w:t>
            </w:r>
          </w:p>
        </w:tc>
        <w:tc>
          <w:tcPr>
            <w:tcW w:w="1300" w:type="dxa"/>
            <w:shd w:val="clear" w:color="auto" w:fill="DAEEF3" w:themeFill="accent5" w:themeFillTint="33"/>
          </w:tcPr>
          <w:p w14:paraId="0EC40672" w14:textId="77777777" w:rsidR="00D36EC9" w:rsidRDefault="00000000">
            <w:pPr>
              <w:jc w:val="right"/>
            </w:pPr>
            <w:proofErr w:type="spellStart"/>
            <w:r>
              <w:rPr>
                <w:b/>
              </w:rPr>
              <w:t>max</w:t>
            </w:r>
            <w:proofErr w:type="spellEnd"/>
            <w:r>
              <w:rPr>
                <w:b/>
              </w:rPr>
              <w:t xml:space="preserve"> </w:t>
            </w:r>
            <m:oMath>
              <m:r>
                <m:rPr>
                  <m:sty m:val="p"/>
                </m:rPr>
                <w:rPr>
                  <w:rFonts w:ascii="Cambria Math" w:hAnsi="Cambria Math"/>
                </w:rPr>
                <m:t>BSADF</m:t>
              </m:r>
            </m:oMath>
            <w:r>
              <w:rPr>
                <w:b/>
              </w:rPr>
              <w:t xml:space="preserve"> (n=60)</w:t>
            </w:r>
          </w:p>
        </w:tc>
        <w:tc>
          <w:tcPr>
            <w:tcW w:w="1300" w:type="dxa"/>
            <w:shd w:val="clear" w:color="auto" w:fill="DAEEF3" w:themeFill="accent5" w:themeFillTint="33"/>
          </w:tcPr>
          <w:p w14:paraId="113808CD" w14:textId="77777777" w:rsidR="00D36EC9" w:rsidRDefault="00000000">
            <w:pPr>
              <w:jc w:val="right"/>
            </w:pPr>
            <w:proofErr w:type="spellStart"/>
            <w:r>
              <w:rPr>
                <w:b/>
              </w:rPr>
              <w:t>max</w:t>
            </w:r>
            <w:proofErr w:type="spellEnd"/>
            <w:r>
              <w:rPr>
                <w:b/>
              </w:rPr>
              <w:t xml:space="preserve"> </w:t>
            </w:r>
            <m:oMath>
              <m:r>
                <m:rPr>
                  <m:sty m:val="p"/>
                </m:rPr>
                <w:rPr>
                  <w:rFonts w:ascii="Cambria Math" w:hAnsi="Cambria Math"/>
                </w:rPr>
                <m:t>BSADF</m:t>
              </m:r>
            </m:oMath>
            <w:r>
              <w:rPr>
                <w:b/>
              </w:rPr>
              <w:t xml:space="preserve"> (n=120)</w:t>
            </w:r>
          </w:p>
        </w:tc>
        <w:tc>
          <w:tcPr>
            <w:tcW w:w="1900" w:type="dxa"/>
            <w:shd w:val="clear" w:color="auto" w:fill="DAEEF3" w:themeFill="accent5" w:themeFillTint="33"/>
          </w:tcPr>
          <w:p w14:paraId="2DB65B98" w14:textId="77777777" w:rsidR="00D36EC9" w:rsidRDefault="00000000">
            <w:r>
              <w:rPr>
                <w:b/>
              </w:rPr>
              <w:t xml:space="preserve">Datum </w:t>
            </w:r>
            <w:proofErr w:type="spellStart"/>
            <w:r>
              <w:rPr>
                <w:b/>
              </w:rPr>
              <w:t>max</w:t>
            </w:r>
            <w:proofErr w:type="spellEnd"/>
            <w:r>
              <w:rPr>
                <w:b/>
              </w:rPr>
              <w:t xml:space="preserve"> (n=30)</w:t>
            </w:r>
          </w:p>
        </w:tc>
        <w:tc>
          <w:tcPr>
            <w:tcW w:w="1900" w:type="dxa"/>
            <w:shd w:val="clear" w:color="auto" w:fill="DAEEF3" w:themeFill="accent5" w:themeFillTint="33"/>
          </w:tcPr>
          <w:p w14:paraId="47E495C2" w14:textId="77777777" w:rsidR="00D36EC9" w:rsidRDefault="00000000">
            <w:r>
              <w:rPr>
                <w:b/>
              </w:rPr>
              <w:t xml:space="preserve">Datum </w:t>
            </w:r>
            <w:proofErr w:type="spellStart"/>
            <w:r>
              <w:rPr>
                <w:b/>
              </w:rPr>
              <w:t>max</w:t>
            </w:r>
            <w:proofErr w:type="spellEnd"/>
            <w:r>
              <w:rPr>
                <w:b/>
              </w:rPr>
              <w:t xml:space="preserve"> (n=60)</w:t>
            </w:r>
          </w:p>
        </w:tc>
      </w:tr>
      <w:tr w:rsidR="00D36EC9" w14:paraId="384212D2" w14:textId="77777777">
        <w:tc>
          <w:tcPr>
            <w:tcW w:w="1800" w:type="dxa"/>
          </w:tcPr>
          <w:p w14:paraId="1203AC08" w14:textId="77777777" w:rsidR="00D36EC9" w:rsidRDefault="00000000">
            <w:r>
              <w:t>Logitech</w:t>
            </w:r>
          </w:p>
        </w:tc>
        <w:tc>
          <w:tcPr>
            <w:tcW w:w="1300" w:type="dxa"/>
          </w:tcPr>
          <w:p w14:paraId="31EB6CB9" w14:textId="77777777" w:rsidR="00D36EC9" w:rsidRDefault="00000000">
            <w:pPr>
              <w:jc w:val="right"/>
            </w:pPr>
            <w:r>
              <w:t>4.360</w:t>
            </w:r>
          </w:p>
        </w:tc>
        <w:tc>
          <w:tcPr>
            <w:tcW w:w="1300" w:type="dxa"/>
          </w:tcPr>
          <w:p w14:paraId="2FB6C96E" w14:textId="77777777" w:rsidR="00D36EC9" w:rsidRDefault="00000000">
            <w:pPr>
              <w:jc w:val="right"/>
            </w:pPr>
            <w:r>
              <w:t>3.166</w:t>
            </w:r>
          </w:p>
        </w:tc>
        <w:tc>
          <w:tcPr>
            <w:tcW w:w="1300" w:type="dxa"/>
          </w:tcPr>
          <w:p w14:paraId="125A3ABC" w14:textId="77777777" w:rsidR="00D36EC9" w:rsidRDefault="00000000">
            <w:pPr>
              <w:jc w:val="right"/>
            </w:pPr>
            <w:r>
              <w:t>2.742</w:t>
            </w:r>
          </w:p>
        </w:tc>
        <w:tc>
          <w:tcPr>
            <w:tcW w:w="1900" w:type="dxa"/>
          </w:tcPr>
          <w:p w14:paraId="2A8BF37F" w14:textId="77777777" w:rsidR="00D36EC9" w:rsidRDefault="00000000">
            <w:r>
              <w:t>2012-04-30</w:t>
            </w:r>
          </w:p>
        </w:tc>
        <w:tc>
          <w:tcPr>
            <w:tcW w:w="1900" w:type="dxa"/>
          </w:tcPr>
          <w:p w14:paraId="560927A0" w14:textId="77777777" w:rsidR="00D36EC9" w:rsidRDefault="00000000">
            <w:r>
              <w:t>2016-08-15</w:t>
            </w:r>
          </w:p>
        </w:tc>
      </w:tr>
      <w:tr w:rsidR="00D36EC9" w14:paraId="160EA17F" w14:textId="77777777">
        <w:tc>
          <w:tcPr>
            <w:tcW w:w="1800" w:type="dxa"/>
          </w:tcPr>
          <w:p w14:paraId="59D8D921" w14:textId="77777777" w:rsidR="00D36EC9" w:rsidRDefault="00000000">
            <w:r>
              <w:t>Sika</w:t>
            </w:r>
          </w:p>
        </w:tc>
        <w:tc>
          <w:tcPr>
            <w:tcW w:w="1300" w:type="dxa"/>
          </w:tcPr>
          <w:p w14:paraId="6F0EB4D5" w14:textId="77777777" w:rsidR="00D36EC9" w:rsidRDefault="00000000">
            <w:pPr>
              <w:jc w:val="right"/>
            </w:pPr>
            <w:r>
              <w:t>4.454</w:t>
            </w:r>
          </w:p>
        </w:tc>
        <w:tc>
          <w:tcPr>
            <w:tcW w:w="1300" w:type="dxa"/>
          </w:tcPr>
          <w:p w14:paraId="223C3429" w14:textId="77777777" w:rsidR="00D36EC9" w:rsidRDefault="00000000">
            <w:pPr>
              <w:jc w:val="right"/>
            </w:pPr>
            <w:r>
              <w:t>2.969</w:t>
            </w:r>
          </w:p>
        </w:tc>
        <w:tc>
          <w:tcPr>
            <w:tcW w:w="1300" w:type="dxa"/>
          </w:tcPr>
          <w:p w14:paraId="7AA9C835" w14:textId="77777777" w:rsidR="00D36EC9" w:rsidRDefault="00000000">
            <w:pPr>
              <w:jc w:val="right"/>
            </w:pPr>
            <w:r>
              <w:t>1.466</w:t>
            </w:r>
          </w:p>
        </w:tc>
        <w:tc>
          <w:tcPr>
            <w:tcW w:w="1900" w:type="dxa"/>
          </w:tcPr>
          <w:p w14:paraId="5E7285C0" w14:textId="77777777" w:rsidR="00D36EC9" w:rsidRDefault="00000000">
            <w:r>
              <w:t>2017-02-03</w:t>
            </w:r>
          </w:p>
        </w:tc>
        <w:tc>
          <w:tcPr>
            <w:tcW w:w="1900" w:type="dxa"/>
          </w:tcPr>
          <w:p w14:paraId="6A81F130" w14:textId="77777777" w:rsidR="00D36EC9" w:rsidRDefault="00000000">
            <w:r>
              <w:t>2017-02-13</w:t>
            </w:r>
          </w:p>
        </w:tc>
      </w:tr>
      <w:tr w:rsidR="00D36EC9" w14:paraId="3D28A9C6" w14:textId="77777777">
        <w:tc>
          <w:tcPr>
            <w:tcW w:w="1800" w:type="dxa"/>
          </w:tcPr>
          <w:p w14:paraId="4A563D8F" w14:textId="77777777" w:rsidR="00D36EC9" w:rsidRDefault="00000000">
            <w:r>
              <w:t>Richemont</w:t>
            </w:r>
          </w:p>
        </w:tc>
        <w:tc>
          <w:tcPr>
            <w:tcW w:w="1300" w:type="dxa"/>
          </w:tcPr>
          <w:p w14:paraId="6984682B" w14:textId="77777777" w:rsidR="00D36EC9" w:rsidRDefault="00000000">
            <w:pPr>
              <w:jc w:val="right"/>
            </w:pPr>
            <w:r>
              <w:t>5.414</w:t>
            </w:r>
          </w:p>
        </w:tc>
        <w:tc>
          <w:tcPr>
            <w:tcW w:w="1300" w:type="dxa"/>
          </w:tcPr>
          <w:p w14:paraId="179D35EE" w14:textId="77777777" w:rsidR="00D36EC9" w:rsidRDefault="00000000">
            <w:pPr>
              <w:jc w:val="right"/>
            </w:pPr>
            <w:r>
              <w:t>2.920</w:t>
            </w:r>
          </w:p>
        </w:tc>
        <w:tc>
          <w:tcPr>
            <w:tcW w:w="1300" w:type="dxa"/>
          </w:tcPr>
          <w:p w14:paraId="052AAC0E" w14:textId="77777777" w:rsidR="00D36EC9" w:rsidRDefault="00000000">
            <w:pPr>
              <w:jc w:val="right"/>
            </w:pPr>
            <w:r>
              <w:t>1.760</w:t>
            </w:r>
          </w:p>
        </w:tc>
        <w:tc>
          <w:tcPr>
            <w:tcW w:w="1900" w:type="dxa"/>
          </w:tcPr>
          <w:p w14:paraId="5117383A" w14:textId="77777777" w:rsidR="00D36EC9" w:rsidRDefault="00000000">
            <w:r>
              <w:t>2021-06-02</w:t>
            </w:r>
          </w:p>
        </w:tc>
        <w:tc>
          <w:tcPr>
            <w:tcW w:w="1900" w:type="dxa"/>
          </w:tcPr>
          <w:p w14:paraId="02D4EA2E" w14:textId="77777777" w:rsidR="00D36EC9" w:rsidRDefault="00000000">
            <w:r>
              <w:t>2025-01-30</w:t>
            </w:r>
          </w:p>
        </w:tc>
      </w:tr>
      <w:tr w:rsidR="00D36EC9" w14:paraId="7D385F9F" w14:textId="77777777">
        <w:tc>
          <w:tcPr>
            <w:tcW w:w="1800" w:type="dxa"/>
          </w:tcPr>
          <w:p w14:paraId="5C05DA36" w14:textId="77777777" w:rsidR="00D36EC9" w:rsidRDefault="00000000">
            <w:r>
              <w:t>Lonza</w:t>
            </w:r>
          </w:p>
        </w:tc>
        <w:tc>
          <w:tcPr>
            <w:tcW w:w="1300" w:type="dxa"/>
          </w:tcPr>
          <w:p w14:paraId="67912CD2" w14:textId="77777777" w:rsidR="00D36EC9" w:rsidRDefault="00000000">
            <w:pPr>
              <w:jc w:val="right"/>
            </w:pPr>
            <w:r>
              <w:t>3.457</w:t>
            </w:r>
          </w:p>
        </w:tc>
        <w:tc>
          <w:tcPr>
            <w:tcW w:w="1300" w:type="dxa"/>
          </w:tcPr>
          <w:p w14:paraId="47716103" w14:textId="77777777" w:rsidR="00D36EC9" w:rsidRDefault="00000000">
            <w:pPr>
              <w:jc w:val="right"/>
            </w:pPr>
            <w:r>
              <w:t>2.307</w:t>
            </w:r>
          </w:p>
        </w:tc>
        <w:tc>
          <w:tcPr>
            <w:tcW w:w="1300" w:type="dxa"/>
          </w:tcPr>
          <w:p w14:paraId="63A37911" w14:textId="77777777" w:rsidR="00D36EC9" w:rsidRDefault="00000000">
            <w:pPr>
              <w:jc w:val="right"/>
            </w:pPr>
            <w:r>
              <w:t>2.018</w:t>
            </w:r>
          </w:p>
        </w:tc>
        <w:tc>
          <w:tcPr>
            <w:tcW w:w="1900" w:type="dxa"/>
          </w:tcPr>
          <w:p w14:paraId="11687E3C" w14:textId="77777777" w:rsidR="00D36EC9" w:rsidRDefault="00000000">
            <w:r>
              <w:t>2008-10-10</w:t>
            </w:r>
          </w:p>
        </w:tc>
        <w:tc>
          <w:tcPr>
            <w:tcW w:w="1900" w:type="dxa"/>
          </w:tcPr>
          <w:p w14:paraId="70BF7D57" w14:textId="77777777" w:rsidR="00D36EC9" w:rsidRDefault="00000000">
            <w:r>
              <w:t>2013-05-10</w:t>
            </w:r>
          </w:p>
        </w:tc>
      </w:tr>
      <w:tr w:rsidR="00D36EC9" w14:paraId="53EE6780" w14:textId="77777777">
        <w:tc>
          <w:tcPr>
            <w:tcW w:w="1800" w:type="dxa"/>
          </w:tcPr>
          <w:p w14:paraId="76B9620D" w14:textId="77777777" w:rsidR="00D36EC9" w:rsidRDefault="00000000">
            <w:r>
              <w:t>Partners Group</w:t>
            </w:r>
          </w:p>
        </w:tc>
        <w:tc>
          <w:tcPr>
            <w:tcW w:w="1300" w:type="dxa"/>
          </w:tcPr>
          <w:p w14:paraId="40F38056" w14:textId="77777777" w:rsidR="00D36EC9" w:rsidRDefault="00000000">
            <w:pPr>
              <w:jc w:val="right"/>
            </w:pPr>
            <w:r>
              <w:t>7.203</w:t>
            </w:r>
          </w:p>
        </w:tc>
        <w:tc>
          <w:tcPr>
            <w:tcW w:w="1300" w:type="dxa"/>
          </w:tcPr>
          <w:p w14:paraId="588F4792" w14:textId="77777777" w:rsidR="00D36EC9" w:rsidRDefault="00000000">
            <w:pPr>
              <w:jc w:val="right"/>
            </w:pPr>
            <w:r>
              <w:t>4.006</w:t>
            </w:r>
          </w:p>
        </w:tc>
        <w:tc>
          <w:tcPr>
            <w:tcW w:w="1300" w:type="dxa"/>
          </w:tcPr>
          <w:p w14:paraId="0BB98E33" w14:textId="77777777" w:rsidR="00D36EC9" w:rsidRDefault="00000000">
            <w:pPr>
              <w:jc w:val="right"/>
            </w:pPr>
            <w:r>
              <w:t>2.962</w:t>
            </w:r>
          </w:p>
        </w:tc>
        <w:tc>
          <w:tcPr>
            <w:tcW w:w="1900" w:type="dxa"/>
          </w:tcPr>
          <w:p w14:paraId="6890EC0E" w14:textId="77777777" w:rsidR="00D36EC9" w:rsidRDefault="00000000">
            <w:r>
              <w:t>2008-10-10</w:t>
            </w:r>
          </w:p>
        </w:tc>
        <w:tc>
          <w:tcPr>
            <w:tcW w:w="1900" w:type="dxa"/>
          </w:tcPr>
          <w:p w14:paraId="1ABCB166" w14:textId="77777777" w:rsidR="00D36EC9" w:rsidRDefault="00000000" w:rsidP="00F141DD">
            <w:pPr>
              <w:keepNext/>
            </w:pPr>
            <w:r>
              <w:t>2020-03-17</w:t>
            </w:r>
          </w:p>
        </w:tc>
      </w:tr>
    </w:tbl>
    <w:p w14:paraId="4FEEA81D" w14:textId="2211C60F" w:rsidR="00F141DD" w:rsidRDefault="00F141DD">
      <w:pPr>
        <w:pStyle w:val="Caption"/>
      </w:pPr>
      <w:r>
        <w:t xml:space="preserve">Tabelle Anhang </w:t>
      </w:r>
      <w:r>
        <w:fldChar w:fldCharType="begin"/>
      </w:r>
      <w:r>
        <w:instrText xml:space="preserve"> SEQ Tabelle_Anhang \* ARABIC </w:instrText>
      </w:r>
      <w:r>
        <w:fldChar w:fldCharType="separate"/>
      </w:r>
      <w:r>
        <w:rPr>
          <w:noProof/>
        </w:rPr>
        <w:t>1</w:t>
      </w:r>
      <w:r>
        <w:fldChar w:fldCharType="end"/>
      </w:r>
      <w:r>
        <w:t>: Sensitivitätsbeurteilung der Sub-</w:t>
      </w:r>
      <w:proofErr w:type="spellStart"/>
      <w:r>
        <w:t>Fesnter</w:t>
      </w:r>
      <w:proofErr w:type="spellEnd"/>
      <w:r>
        <w:t xml:space="preserve"> (30, 60, 120)</w:t>
      </w:r>
    </w:p>
    <w:p w14:paraId="5A360003" w14:textId="6693346B" w:rsidR="00DC7422" w:rsidRPr="00F141DD" w:rsidRDefault="002879EF">
      <w:pPr>
        <w:rPr>
          <w:iCs/>
        </w:rPr>
      </w:pPr>
      <w:r w:rsidRPr="00F141DD">
        <w:rPr>
          <w:iCs/>
        </w:rPr>
        <w:t xml:space="preserve">Interpretation: Unter </w:t>
      </w:r>
      <w:proofErr w:type="spellStart"/>
      <w:r w:rsidRPr="00F141DD">
        <w:rPr>
          <w:rFonts w:ascii="Consolas" w:hAnsi="Consolas" w:cs="Consolas"/>
          <w:iCs/>
          <w:sz w:val="18"/>
          <w:szCs w:val="16"/>
        </w:rPr>
        <w:t>min_window</w:t>
      </w:r>
      <w:proofErr w:type="spellEnd"/>
      <w:r w:rsidRPr="00F141DD">
        <w:rPr>
          <w:iCs/>
          <w:sz w:val="18"/>
          <w:szCs w:val="16"/>
        </w:rPr>
        <w:t xml:space="preserve"> = 30 wird das absolute </w:t>
      </w:r>
      <m:oMath>
        <m:r>
          <m:rPr>
            <m:sty m:val="p"/>
          </m:rPr>
          <w:rPr>
            <w:rFonts w:ascii="Cambria Math" w:hAnsi="Cambria Math"/>
          </w:rPr>
          <m:t>BSADF</m:t>
        </m:r>
      </m:oMath>
      <w:r w:rsidRPr="00F141DD">
        <w:rPr>
          <w:iCs/>
        </w:rPr>
        <w:t xml:space="preserve">-Maximum bei Lonza und bei Partners Group durch ein sehr kurzes Sub-Fenster am 10. Oktober 2008 (Lehman-Tiefpunkt) erzeugt, also in einer Crash-Phase und nicht in einer vorausgehenden Bubble. Mit </w:t>
      </w:r>
      <w:proofErr w:type="spellStart"/>
      <w:r w:rsidRPr="00F141DD">
        <w:rPr>
          <w:rFonts w:ascii="Consolas" w:hAnsi="Consolas" w:cs="Consolas"/>
          <w:iCs/>
          <w:sz w:val="18"/>
          <w:szCs w:val="16"/>
        </w:rPr>
        <w:t>min_window</w:t>
      </w:r>
      <w:proofErr w:type="spellEnd"/>
      <w:r w:rsidRPr="00F141DD">
        <w:rPr>
          <w:iCs/>
          <w:sz w:val="18"/>
          <w:szCs w:val="16"/>
        </w:rPr>
        <w:t xml:space="preserve"> = 60 </w:t>
      </w:r>
      <w:r w:rsidRPr="00F141DD">
        <w:rPr>
          <w:iCs/>
        </w:rPr>
        <w:t>(Vorgänger-V3-Konfiguration) verschieben sich die Maxima zu späteren Zeitpunkten</w:t>
      </w:r>
      <w:r w:rsidRPr="00F141DD">
        <w:rPr>
          <w:iCs/>
          <w:sz w:val="18"/>
          <w:szCs w:val="16"/>
        </w:rPr>
        <w:t xml:space="preserve">; mit </w:t>
      </w:r>
      <w:proofErr w:type="spellStart"/>
      <w:r w:rsidRPr="00F141DD">
        <w:rPr>
          <w:rFonts w:ascii="Consolas" w:hAnsi="Consolas" w:cs="Consolas"/>
          <w:iCs/>
          <w:sz w:val="18"/>
          <w:szCs w:val="16"/>
        </w:rPr>
        <w:t>min_window</w:t>
      </w:r>
      <w:proofErr w:type="spellEnd"/>
      <w:r w:rsidRPr="00F141DD">
        <w:rPr>
          <w:iCs/>
          <w:sz w:val="18"/>
          <w:szCs w:val="16"/>
        </w:rPr>
        <w:t xml:space="preserve"> </w:t>
      </w:r>
      <w:r w:rsidRPr="00F141DD">
        <w:rPr>
          <w:iCs/>
        </w:rPr>
        <w:t xml:space="preserve">= 178 (PSY-konforme V7-Hauptkonfiguration) wandert das </w:t>
      </w:r>
      <m:oMath>
        <m:r>
          <m:rPr>
            <m:sty m:val="p"/>
          </m:rPr>
          <w:rPr>
            <w:rFonts w:ascii="Cambria Math" w:hAnsi="Cambria Math"/>
          </w:rPr>
          <m:t>BSADF</m:t>
        </m:r>
      </m:oMath>
      <w:r w:rsidRPr="00F141DD">
        <w:rPr>
          <w:iCs/>
        </w:rPr>
        <w:t xml:space="preserve">-Maximum bei vier von fünf Titeln auf Bubble-Tage (Logitech 08.01.2014 mit Bwd 6M = +95.5 %; Sika 02.02.2006 mit Bwd +42.0 %; Richemont 16.09.2005 mit Bwd +38.9 %; Lonza 22.05.2013 mit Bwd +74.5 %). Eine residuelle Detektor-Schwäche verbleibt bei Partners Group, wo das mw = 178-Maximum auf den 21.11.2008 fällt (Lehman-Aftermath, Bwd −56.3 %); die im Hauptbacktest verwendete V7-Strategie unterdrückt diesen Trigger über den Direktionalfilter (z.B. März 2020 für Partners Group, Februar 2017 für Sika); die maximalen </w:t>
      </w:r>
      <m:oMath>
        <m:r>
          <m:rPr>
            <m:sty m:val="p"/>
          </m:rPr>
          <w:rPr>
            <w:rFonts w:ascii="Cambria Math" w:hAnsi="Cambria Math"/>
          </w:rPr>
          <m:t>BSADF</m:t>
        </m:r>
      </m:oMath>
      <w:r w:rsidRPr="00F141DD">
        <w:rPr>
          <w:iCs/>
        </w:rPr>
        <w:t xml:space="preserve">-Werte fallen über alle fünf Titel um den Faktor 1.4 bis 3.1. In der V7-Hauptkonfiguration wird </w:t>
      </w:r>
      <w:proofErr w:type="spellStart"/>
      <w:r w:rsidRPr="00F141DD">
        <w:rPr>
          <w:rFonts w:ascii="Consolas" w:hAnsi="Consolas" w:cs="Consolas"/>
          <w:iCs/>
        </w:rPr>
        <w:t>min_window</w:t>
      </w:r>
      <w:proofErr w:type="spellEnd"/>
      <w:r w:rsidRPr="00F141DD">
        <w:rPr>
          <w:iCs/>
        </w:rPr>
        <w:t xml:space="preserve"> = 178 verwendet (PSY-konform für T ≈ 5'000). Die Diagnostik in dieser Tabelle dokumentiert die Vorgänger-Konfigurationen </w:t>
      </w:r>
      <w:proofErr w:type="spellStart"/>
      <w:r w:rsidRPr="00F141DD">
        <w:rPr>
          <w:iCs/>
        </w:rPr>
        <w:t>mw</w:t>
      </w:r>
      <w:proofErr w:type="spellEnd"/>
      <w:r w:rsidRPr="00F141DD">
        <w:rPr>
          <w:iCs/>
        </w:rPr>
        <w:t xml:space="preserve"> </w:t>
      </w:r>
      <w:r w:rsidRPr="00F141DD">
        <w:rPr>
          <w:rFonts w:ascii="Cambria Math" w:hAnsi="Cambria Math" w:cs="Cambria Math"/>
          <w:iCs/>
        </w:rPr>
        <w:t>∈</w:t>
      </w:r>
      <w:r w:rsidRPr="00F141DD">
        <w:rPr>
          <w:iCs/>
        </w:rPr>
        <w:t xml:space="preserve"> {30, 60, 120} und macht transparent, dass </w:t>
      </w:r>
      <w:proofErr w:type="spellStart"/>
      <w:r w:rsidRPr="00F141DD">
        <w:rPr>
          <w:rFonts w:ascii="Consolas" w:hAnsi="Consolas" w:cs="Consolas"/>
          <w:iCs/>
        </w:rPr>
        <w:t>min_window</w:t>
      </w:r>
      <w:proofErr w:type="spellEnd"/>
      <w:r w:rsidRPr="00F141DD">
        <w:rPr>
          <w:iCs/>
        </w:rPr>
        <w:t xml:space="preserve"> = 30 in zwei von fünf Titeln auf Crash-Rebound-Tage zeigt (Lonza und PGHN am Lehman-Tiefpunkt 10.10.2008), während </w:t>
      </w:r>
      <w:proofErr w:type="spellStart"/>
      <w:r w:rsidRPr="00F141DD">
        <w:rPr>
          <w:rFonts w:ascii="Consolas" w:hAnsi="Consolas" w:cs="Consolas"/>
          <w:iCs/>
        </w:rPr>
        <w:t>min_window</w:t>
      </w:r>
      <w:proofErr w:type="spellEnd"/>
      <w:r w:rsidRPr="00F141DD">
        <w:rPr>
          <w:iCs/>
        </w:rPr>
        <w:t xml:space="preserve"> = 60 bei PGHN noch immer auf den COVID-Tiefpunkt 17.03.2020 fällt. Erst </w:t>
      </w:r>
      <w:proofErr w:type="spellStart"/>
      <w:r w:rsidRPr="00F141DD">
        <w:rPr>
          <w:rFonts w:ascii="Consolas" w:hAnsi="Consolas" w:cs="Consolas"/>
          <w:iCs/>
        </w:rPr>
        <w:t>min_window</w:t>
      </w:r>
      <w:proofErr w:type="spellEnd"/>
      <w:r w:rsidRPr="00F141DD">
        <w:rPr>
          <w:iCs/>
        </w:rPr>
        <w:t xml:space="preserve"> = 178 verlagert die </w:t>
      </w:r>
      <m:oMath>
        <m:r>
          <m:rPr>
            <m:sty m:val="p"/>
          </m:rPr>
          <w:rPr>
            <w:rFonts w:ascii="Cambria Math" w:hAnsi="Cambria Math"/>
          </w:rPr>
          <m:t>BSADF</m:t>
        </m:r>
      </m:oMath>
      <w:r w:rsidRPr="00F141DD">
        <w:rPr>
          <w:iCs/>
        </w:rPr>
        <w:t xml:space="preserve">-Maxima konsequent auf Bubble-Tage. Eine Ausnahme bildet Partners Group, dessen </w:t>
      </w:r>
      <w:proofErr w:type="spellStart"/>
      <w:r w:rsidRPr="00F141DD">
        <w:rPr>
          <w:rFonts w:ascii="Consolas" w:hAnsi="Consolas" w:cs="Consolas"/>
          <w:iCs/>
        </w:rPr>
        <w:t>min_window</w:t>
      </w:r>
      <w:proofErr w:type="spellEnd"/>
      <w:r w:rsidRPr="00F141DD">
        <w:rPr>
          <w:iCs/>
        </w:rPr>
        <w:t xml:space="preserve"> = 178-Maximum auf den 21.11.2008 (Lehman-</w:t>
      </w:r>
      <w:proofErr w:type="spellStart"/>
      <w:r w:rsidRPr="00F141DD">
        <w:rPr>
          <w:iCs/>
        </w:rPr>
        <w:t>Aftermath</w:t>
      </w:r>
      <w:proofErr w:type="spellEnd"/>
      <w:r w:rsidRPr="00F141DD">
        <w:rPr>
          <w:iCs/>
        </w:rPr>
        <w:t xml:space="preserve">) fällt; auch unter der PSY-konformen Wahl bleibt damit eine </w:t>
      </w:r>
      <w:proofErr w:type="spellStart"/>
      <w:r w:rsidRPr="00F141DD">
        <w:rPr>
          <w:iCs/>
        </w:rPr>
        <w:t>residuelle</w:t>
      </w:r>
      <w:proofErr w:type="spellEnd"/>
      <w:r w:rsidRPr="00F141DD">
        <w:rPr>
          <w:iCs/>
        </w:rPr>
        <w:t xml:space="preserve"> Detektor-Schwäche bei PGHN bestehen, die im Hauptbacktest durch den </w:t>
      </w:r>
      <w:proofErr w:type="spellStart"/>
      <w:r w:rsidRPr="00F141DD">
        <w:rPr>
          <w:iCs/>
        </w:rPr>
        <w:t>Direktionalfilter</w:t>
      </w:r>
      <w:proofErr w:type="spellEnd"/>
      <w:r w:rsidRPr="00F141DD">
        <w:rPr>
          <w:iCs/>
        </w:rPr>
        <w:t xml:space="preserve"> (Kap. 3.4.4) entschärft wird.</w:t>
      </w:r>
    </w:p>
    <w:p w14:paraId="1F737D16" w14:textId="61119C2C" w:rsidR="00DC47DC" w:rsidRDefault="00DC47DC" w:rsidP="00DC47DC">
      <w:pPr>
        <w:pStyle w:val="Ueberschrift2ohneNummer"/>
      </w:pPr>
      <w:bookmarkStart w:id="134" w:name="_Toc229835390"/>
      <w:r>
        <w:t xml:space="preserve">Anhang C – </w:t>
      </w:r>
      <w:r w:rsidRPr="00DC47DC">
        <w:t>V7-Methodik-Spezifikation</w:t>
      </w:r>
      <w:bookmarkEnd w:id="134"/>
    </w:p>
    <w:p w14:paraId="22480AC8" w14:textId="77777777" w:rsidR="004D04DD" w:rsidRDefault="004D04DD" w:rsidP="00DC7422">
      <w:r>
        <w:rPr>
          <w:rFonts w:eastAsia="Calibri"/>
        </w:rPr>
        <w:lastRenderedPageBreak/>
        <w:t xml:space="preserve">Dieser Anhang fasst die vier methodischen Komponenten der V7-Konfiguration kompakt zusammen. Die kanonische Implementierung liegt in </w:t>
      </w:r>
      <w:r>
        <w:rPr>
          <w:rFonts w:ascii="Consolas" w:hAnsi="Consolas" w:cs="Consolas"/>
        </w:rPr>
        <w:t>backtest_v7.py</w:t>
      </w:r>
      <w:r>
        <w:rPr>
          <w:rFonts w:eastAsia="Calibri"/>
        </w:rPr>
        <w:t xml:space="preserve"> vor.</w:t>
      </w:r>
    </w:p>
    <w:p w14:paraId="7F81FC25" w14:textId="0699DC13" w:rsidR="004D04DD" w:rsidRPr="004D04DD" w:rsidRDefault="004D04DD" w:rsidP="00DC7422">
      <w:pPr>
        <w:rPr>
          <w:b/>
          <w:bCs/>
        </w:rPr>
      </w:pPr>
      <w:r w:rsidRPr="004D04DD">
        <w:rPr>
          <w:rFonts w:eastAsia="Calibri"/>
          <w:b/>
          <w:bCs/>
        </w:rPr>
        <w:t xml:space="preserve">C.2   Konservative Lag-Konvention </w:t>
      </w:r>
    </w:p>
    <w:p w14:paraId="38B31B64" w14:textId="77777777" w:rsidR="004D04DD" w:rsidRDefault="004D04DD" w:rsidP="00DC7422">
      <w:r>
        <w:rPr>
          <w:rFonts w:eastAsia="Calibri"/>
        </w:rPr>
        <w:t>Die Trade-Entscheidung an Tag t basiert auf:</w:t>
      </w:r>
    </w:p>
    <w:p w14:paraId="4A2EA039" w14:textId="77777777" w:rsidR="004D04DD" w:rsidRDefault="004D04DD" w:rsidP="00DC7422">
      <w:r>
        <w:rPr>
          <w:rFonts w:eastAsia="Calibri"/>
        </w:rPr>
        <w:t xml:space="preserve">score = </w:t>
      </w:r>
      <w:proofErr w:type="spellStart"/>
      <w:r>
        <w:rPr>
          <w:rFonts w:ascii="Consolas" w:hAnsi="Consolas" w:cs="Consolas"/>
        </w:rPr>
        <w:t>bsadf_scores</w:t>
      </w:r>
      <w:proofErr w:type="spellEnd"/>
      <w:r>
        <w:rPr>
          <w:rFonts w:ascii="Consolas" w:hAnsi="Consolas" w:cs="Consolas"/>
        </w:rPr>
        <w:t>[t-2]</w:t>
      </w:r>
      <w:r>
        <w:rPr>
          <w:rFonts w:eastAsia="Calibri"/>
        </w:rPr>
        <w:t xml:space="preserve"> (</w:t>
      </w:r>
      <m:oMath>
        <m:r>
          <m:rPr>
            <m:sty m:val="p"/>
          </m:rPr>
          <w:rPr>
            <w:rFonts w:ascii="Cambria Math" w:hAnsi="Cambria Math"/>
          </w:rPr>
          <m:t>BSADF</m:t>
        </m:r>
      </m:oMath>
      <w:r>
        <w:rPr>
          <w:rFonts w:eastAsia="Calibri"/>
        </w:rPr>
        <w:t xml:space="preserve"> berechnet aus Preisen bis t-2)</w:t>
      </w:r>
    </w:p>
    <w:p w14:paraId="79C57CD3" w14:textId="77777777" w:rsidR="004D04DD" w:rsidRDefault="004D04DD" w:rsidP="00DC7422">
      <w:proofErr w:type="spellStart"/>
      <w:r>
        <w:rPr>
          <w:rFonts w:ascii="Consolas" w:hAnsi="Consolas" w:cs="Consolas"/>
        </w:rPr>
        <w:t>prices</w:t>
      </w:r>
      <w:proofErr w:type="spellEnd"/>
      <w:r>
        <w:rPr>
          <w:rFonts w:ascii="Consolas" w:hAnsi="Consolas" w:cs="Consolas"/>
        </w:rPr>
        <w:t>[t-2]</w:t>
      </w:r>
      <w:r>
        <w:rPr>
          <w:rFonts w:eastAsia="Calibri"/>
        </w:rPr>
        <w:t xml:space="preserve"> für </w:t>
      </w:r>
      <w:r>
        <w:rPr>
          <w:rFonts w:ascii="Consolas" w:hAnsi="Consolas" w:cs="Consolas"/>
        </w:rPr>
        <w:t>SMA20</w:t>
      </w:r>
      <w:r>
        <w:rPr>
          <w:rFonts w:eastAsia="Calibri"/>
        </w:rPr>
        <w:t>-Vergleich und Trend-Check</w:t>
      </w:r>
    </w:p>
    <w:p w14:paraId="2852ADDB" w14:textId="77777777" w:rsidR="004D04DD" w:rsidRDefault="004D04DD" w:rsidP="00DC7422">
      <w:r>
        <w:rPr>
          <w:rFonts w:eastAsia="Calibri"/>
        </w:rPr>
        <w:t xml:space="preserve">Rendite-Capture-Periode: </w:t>
      </w:r>
      <w:proofErr w:type="spellStart"/>
      <w:r>
        <w:rPr>
          <w:rFonts w:ascii="Consolas" w:hAnsi="Consolas" w:cs="Consolas"/>
        </w:rPr>
        <w:t>prices</w:t>
      </w:r>
      <w:proofErr w:type="spellEnd"/>
      <w:r>
        <w:rPr>
          <w:rFonts w:ascii="Consolas" w:hAnsi="Consolas" w:cs="Consolas"/>
        </w:rPr>
        <w:t>[t]</w:t>
      </w:r>
      <w:r>
        <w:rPr>
          <w:rFonts w:eastAsia="Calibri"/>
        </w:rPr>
        <w:t>/</w:t>
      </w:r>
      <w:proofErr w:type="spellStart"/>
      <w:r>
        <w:rPr>
          <w:rFonts w:ascii="Consolas" w:hAnsi="Consolas" w:cs="Consolas"/>
        </w:rPr>
        <w:t>prices</w:t>
      </w:r>
      <w:proofErr w:type="spellEnd"/>
      <w:r>
        <w:rPr>
          <w:rFonts w:ascii="Consolas" w:hAnsi="Consolas" w:cs="Consolas"/>
        </w:rPr>
        <w:t>[t-1]</w:t>
      </w:r>
    </w:p>
    <w:p w14:paraId="06E46023" w14:textId="77777777" w:rsidR="004D04DD" w:rsidRDefault="004D04DD" w:rsidP="00DC7422">
      <w:r>
        <w:rPr>
          <w:rFonts w:eastAsia="Calibri"/>
        </w:rPr>
        <w:t xml:space="preserve">Operative Lesart: Beobachtung des Schlusskurses an Tag t-2 → Berechnung der </w:t>
      </w:r>
      <m:oMath>
        <m:r>
          <m:rPr>
            <m:sty m:val="p"/>
          </m:rPr>
          <w:rPr>
            <w:rFonts w:ascii="Cambria Math" w:hAnsi="Cambria Math"/>
          </w:rPr>
          <m:t>BSADF</m:t>
        </m:r>
      </m:oMath>
      <w:r>
        <w:rPr>
          <w:rFonts w:eastAsia="Calibri"/>
        </w:rPr>
        <w:t xml:space="preserve"> → Market-on-Close-Order für Tag t-1 → Position über Tag t. Damit liegt mindestens ein voller Handelstag zwischen Signal-Bildung und Trade-Ausführung.</w:t>
      </w:r>
    </w:p>
    <w:p w14:paraId="0248CD53" w14:textId="45D085FF" w:rsidR="004D04DD" w:rsidRPr="004D04DD" w:rsidRDefault="004D04DD" w:rsidP="00DC7422">
      <w:pPr>
        <w:rPr>
          <w:b/>
          <w:bCs/>
        </w:rPr>
      </w:pPr>
      <w:r w:rsidRPr="004D04DD">
        <w:rPr>
          <w:rFonts w:eastAsia="Calibri"/>
          <w:b/>
          <w:bCs/>
        </w:rPr>
        <w:t xml:space="preserve">C.3   </w:t>
      </w:r>
      <w:proofErr w:type="spellStart"/>
      <w:r w:rsidRPr="004D04DD">
        <w:rPr>
          <w:rFonts w:eastAsia="Calibri"/>
          <w:b/>
          <w:bCs/>
        </w:rPr>
        <w:t>Pre-computed</w:t>
      </w:r>
      <w:proofErr w:type="spellEnd"/>
      <w:r w:rsidRPr="004D04DD">
        <w:rPr>
          <w:rFonts w:eastAsia="Calibri"/>
          <w:b/>
          <w:bCs/>
        </w:rPr>
        <w:t xml:space="preserve"> Wild-Bootstrap-Schwellen</w:t>
      </w:r>
    </w:p>
    <w:p w14:paraId="3DF99BE1" w14:textId="77777777" w:rsidR="004D04DD" w:rsidRDefault="004D04DD" w:rsidP="00DC7422">
      <w:r>
        <w:rPr>
          <w:rFonts w:eastAsia="Calibri"/>
        </w:rPr>
        <w:t xml:space="preserve">Die kritischen </w:t>
      </w:r>
      <m:oMath>
        <m:r>
          <m:rPr>
            <m:sty m:val="p"/>
          </m:rPr>
          <w:rPr>
            <w:rFonts w:ascii="Cambria Math" w:hAnsi="Cambria Math"/>
          </w:rPr>
          <m:t>BSADF</m:t>
        </m:r>
      </m:oMath>
      <w:r>
        <w:rPr>
          <w:rFonts w:eastAsia="Calibri"/>
        </w:rPr>
        <w:t xml:space="preserve">-Werte werden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rPr>
        <w:t xml:space="preserve"> (Random Walk mit empirischer Volatilität, Rademacher-Wild-Schock) durch Wild-Bootstrap pre-computed und sind ex-post fix:</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tblGrid>
      <w:tr w:rsidR="004D04DD" w14:paraId="15956904" w14:textId="77777777" w:rsidTr="004D04DD">
        <w:trPr>
          <w:tblHeader/>
        </w:trPr>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BDDDF75" w14:textId="77777777" w:rsidR="004D04DD" w:rsidRDefault="004D04DD" w:rsidP="00DC7422">
            <w:r>
              <w:rPr>
                <w:rFonts w:eastAsia="Calibri"/>
              </w:rPr>
              <w:t>Parameter</w:t>
            </w:r>
          </w:p>
        </w:tc>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9D25861" w14:textId="77777777" w:rsidR="004D04DD" w:rsidRDefault="004D04DD" w:rsidP="00DC7422">
            <w:r>
              <w:rPr>
                <w:rFonts w:eastAsia="Calibri"/>
              </w:rPr>
              <w:t>Wert</w:t>
            </w:r>
          </w:p>
        </w:tc>
      </w:tr>
      <w:tr w:rsidR="004D04DD" w14:paraId="46745299"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EA87F6" w14:textId="77777777" w:rsidR="004D04DD" w:rsidRDefault="004D04DD" w:rsidP="00DC7422">
            <w:r>
              <w:rPr>
                <w:rFonts w:eastAsia="Calibri"/>
                <w:color w:val="000000"/>
              </w:rPr>
              <w:t xml:space="preserve">Pfade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6EA31D" w14:textId="77777777" w:rsidR="004D04DD" w:rsidRDefault="004D04DD" w:rsidP="00DC7422">
            <w:r>
              <w:rPr>
                <w:rFonts w:eastAsia="Calibri"/>
                <w:color w:val="000000"/>
              </w:rPr>
              <w:t>5'000</w:t>
            </w:r>
          </w:p>
        </w:tc>
      </w:tr>
      <w:tr w:rsidR="004D04DD" w14:paraId="18470CE9"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9180DC" w14:textId="77777777" w:rsidR="004D04DD" w:rsidRDefault="004D04DD" w:rsidP="00DC7422">
            <w:r>
              <w:rPr>
                <w:rFonts w:eastAsia="Calibri"/>
                <w:color w:val="000000"/>
              </w:rPr>
              <w:t>T pro Pfad</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096A7D" w14:textId="77777777" w:rsidR="004D04DD" w:rsidRDefault="004D04DD" w:rsidP="00DC7422">
            <w:r>
              <w:rPr>
                <w:rFonts w:eastAsia="Calibri"/>
                <w:color w:val="000000"/>
              </w:rPr>
              <w:t>5'273 (Median der fünf Titel)</w:t>
            </w:r>
          </w:p>
        </w:tc>
      </w:tr>
      <w:tr w:rsidR="004D04DD" w14:paraId="3C5773F2"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C715C4" w14:textId="77777777" w:rsidR="004D04DD" w:rsidRDefault="004D04DD" w:rsidP="00DC7422">
            <m:oMath>
              <m:r>
                <w:rPr>
                  <w:rFonts w:ascii="Cambria Math" w:hAnsi="Cambria Math"/>
                </w:rPr>
                <m:t>σ</m:t>
              </m:r>
            </m:oMath>
            <w:r>
              <w:rPr>
                <w:rFonts w:eastAsia="Calibri"/>
                <w:color w:val="000000"/>
              </w:rPr>
              <w:t xml:space="preserve"> (Log-Returns, p.d.)</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9AF937" w14:textId="77777777" w:rsidR="004D04DD" w:rsidRDefault="004D04DD" w:rsidP="00DC7422">
            <w:r>
              <w:rPr>
                <w:rFonts w:eastAsia="Calibri"/>
                <w:color w:val="000000"/>
              </w:rPr>
              <w:t>0.0196</w:t>
            </w:r>
          </w:p>
        </w:tc>
      </w:tr>
      <w:tr w:rsidR="004D04DD" w14:paraId="0C050864"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207D0E7" w14:textId="77777777" w:rsidR="004D04DD" w:rsidRDefault="004D04DD" w:rsidP="00DC7422">
            <w:r>
              <w:rPr>
                <w:rFonts w:eastAsia="Calibri"/>
                <w:color w:val="000000"/>
              </w:rPr>
              <w:t xml:space="preserve">Pool an </w:t>
            </w:r>
            <m:oMath>
              <m:r>
                <m:rPr>
                  <m:sty m:val="p"/>
                </m:rPr>
                <w:rPr>
                  <w:rFonts w:ascii="Cambria Math" w:hAnsi="Cambria Math"/>
                </w:rPr>
                <m:t>BSADF</m:t>
              </m:r>
            </m:oMath>
            <w:r>
              <w:rPr>
                <w:rFonts w:eastAsia="Calibri"/>
                <w:color w:val="000000"/>
              </w:rPr>
              <w:t>-Scores</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0E5D410" w14:textId="77777777" w:rsidR="004D04DD" w:rsidRDefault="004D04DD" w:rsidP="00DC7422">
            <w:r>
              <w:rPr>
                <w:rFonts w:eastAsia="Calibri"/>
                <w:color w:val="000000"/>
              </w:rPr>
              <w:t>25'475'000</w:t>
            </w:r>
          </w:p>
        </w:tc>
      </w:tr>
      <w:tr w:rsidR="004D04DD" w14:paraId="4ACEBD27"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1F8CA2" w14:textId="77777777" w:rsidR="004D04DD" w:rsidRPr="00F141DD" w:rsidRDefault="00000000" w:rsidP="00DC7422">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90</m:t>
                    </m:r>
                  </m:sub>
                </m:sSub>
              </m:oMath>
            </m:oMathPara>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63054A" w14:textId="77777777" w:rsidR="004D04DD" w:rsidRDefault="004D04DD" w:rsidP="00DC7422">
            <w:r>
              <w:rPr>
                <w:rFonts w:eastAsia="Calibri"/>
                <w:color w:val="000000"/>
              </w:rPr>
              <w:t>−0.1619</w:t>
            </w:r>
          </w:p>
        </w:tc>
      </w:tr>
      <w:tr w:rsidR="004D04DD" w14:paraId="61DB6FD8"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3B4FC4" w14:textId="77777777" w:rsidR="004D04DD" w:rsidRDefault="00000000" w:rsidP="00DC7422">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rsidR="004D04DD">
              <w:rPr>
                <w:rFonts w:eastAsia="Calibri"/>
                <w:color w:val="000000"/>
              </w:rPr>
              <w:t xml:space="preserve"> (Warn-Schwelle)</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67000CD" w14:textId="77777777" w:rsidR="004D04DD" w:rsidRDefault="004D04DD" w:rsidP="00DC7422">
            <w:r>
              <w:rPr>
                <w:rFonts w:eastAsia="Calibri"/>
                <w:color w:val="000000"/>
              </w:rPr>
              <w:t>0.1010</w:t>
            </w:r>
          </w:p>
        </w:tc>
      </w:tr>
      <w:tr w:rsidR="004D04DD" w14:paraId="349579E4"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5E943A" w14:textId="77777777" w:rsidR="004D04DD" w:rsidRPr="00F141DD" w:rsidRDefault="00000000" w:rsidP="00DC7422">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95</m:t>
                    </m:r>
                  </m:sub>
                </m:sSub>
              </m:oMath>
            </m:oMathPara>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96937FB" w14:textId="77777777" w:rsidR="004D04DD" w:rsidRDefault="004D04DD" w:rsidP="00DC7422">
            <w:r>
              <w:rPr>
                <w:rFonts w:eastAsia="Calibri"/>
                <w:color w:val="000000"/>
              </w:rPr>
              <w:t>0.1927</w:t>
            </w:r>
          </w:p>
        </w:tc>
      </w:tr>
      <w:tr w:rsidR="004D04DD" w14:paraId="3B6C0B02"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571F445" w14:textId="77777777" w:rsidR="004D04DD" w:rsidRDefault="00000000" w:rsidP="00DC7422">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sidR="004D04DD">
              <w:rPr>
                <w:rFonts w:eastAsia="Calibri"/>
                <w:color w:val="000000"/>
              </w:rPr>
              <w:t xml:space="preserve"> (Panik-Schwelle)</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FB4F01A" w14:textId="77777777" w:rsidR="004D04DD" w:rsidRDefault="004D04DD" w:rsidP="00DC7422">
            <w:r>
              <w:rPr>
                <w:rFonts w:eastAsia="Calibri"/>
                <w:color w:val="000000"/>
              </w:rPr>
              <w:t>0.9949</w:t>
            </w:r>
          </w:p>
        </w:tc>
      </w:tr>
      <w:tr w:rsidR="004D04DD" w14:paraId="3BB0DB0D"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EF2557" w14:textId="77777777" w:rsidR="004D04DD" w:rsidRDefault="004D04DD" w:rsidP="00DC7422">
            <w:r>
              <w:rPr>
                <w:rFonts w:eastAsia="Calibri"/>
                <w:color w:val="000000"/>
              </w:rPr>
              <w:t xml:space="preserve">MC-Standardfehler </w:t>
            </w:r>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785DBD" w14:textId="77777777" w:rsidR="004D04DD" w:rsidRDefault="004D04DD" w:rsidP="00DC7422">
            <w:r>
              <w:rPr>
                <w:rFonts w:eastAsia="Calibri"/>
                <w:color w:val="000000"/>
              </w:rPr>
              <w:t>≈ ±0.0034</w:t>
            </w:r>
          </w:p>
        </w:tc>
      </w:tr>
      <w:tr w:rsidR="004D04DD" w14:paraId="0CB36F87"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AD04ED4" w14:textId="77777777" w:rsidR="004D04DD" w:rsidRDefault="004D04DD" w:rsidP="00DC7422">
            <w:r>
              <w:rPr>
                <w:rFonts w:eastAsia="Calibri"/>
                <w:color w:val="000000"/>
              </w:rPr>
              <w:lastRenderedPageBreak/>
              <w:t xml:space="preserve">MC-Standardfehler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46CCAF8" w14:textId="77777777" w:rsidR="004D04DD" w:rsidRDefault="004D04DD" w:rsidP="00DC7422">
            <w:r>
              <w:rPr>
                <w:rFonts w:eastAsia="Calibri"/>
                <w:color w:val="000000"/>
              </w:rPr>
              <w:t>≈ ±0.0014</w:t>
            </w:r>
          </w:p>
        </w:tc>
      </w:tr>
      <w:tr w:rsidR="004D04DD" w14:paraId="09BC751E" w14:textId="77777777" w:rsidTr="00744EB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CA4304" w14:textId="77777777" w:rsidR="004D04DD" w:rsidRDefault="004D04DD" w:rsidP="00DC7422">
            <w:r>
              <w:rPr>
                <w:rFonts w:eastAsia="Calibri"/>
                <w:color w:val="000000"/>
              </w:rPr>
              <w:t>Seed (Reproduzierbarkeit)</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79DA67" w14:textId="77777777" w:rsidR="004D04DD" w:rsidRDefault="004D04DD" w:rsidP="00F141DD">
            <w:pPr>
              <w:keepNext/>
            </w:pPr>
            <w:r>
              <w:rPr>
                <w:rFonts w:eastAsia="Calibri"/>
                <w:color w:val="000000"/>
              </w:rPr>
              <w:t>20'260'515</w:t>
            </w:r>
          </w:p>
        </w:tc>
      </w:tr>
    </w:tbl>
    <w:p w14:paraId="3150B83F" w14:textId="4CFECAB8" w:rsidR="00F141DD" w:rsidRDefault="00F141DD">
      <w:pPr>
        <w:pStyle w:val="Caption"/>
      </w:pPr>
      <w:r>
        <w:t xml:space="preserve">Tabelle Anhang </w:t>
      </w:r>
      <w:r>
        <w:fldChar w:fldCharType="begin"/>
      </w:r>
      <w:r>
        <w:instrText xml:space="preserve"> SEQ Tabelle_Anhang \* ARABIC </w:instrText>
      </w:r>
      <w:r>
        <w:fldChar w:fldCharType="separate"/>
      </w:r>
      <w:r>
        <w:rPr>
          <w:noProof/>
        </w:rPr>
        <w:t>2</w:t>
      </w:r>
      <w:r>
        <w:fldChar w:fldCharType="end"/>
      </w:r>
      <w:r>
        <w:t>: Wild Bootstrap Schwellen</w:t>
      </w:r>
    </w:p>
    <w:p w14:paraId="0F8122AA" w14:textId="4DD9FF49" w:rsidR="004D04DD" w:rsidRPr="004D04DD" w:rsidRDefault="004D04DD" w:rsidP="00DC7422">
      <w:pPr>
        <w:rPr>
          <w:b/>
          <w:bCs/>
        </w:rPr>
      </w:pPr>
      <w:r w:rsidRPr="004D04DD">
        <w:rPr>
          <w:rFonts w:eastAsia="Calibri"/>
          <w:b/>
          <w:bCs/>
        </w:rPr>
        <w:t xml:space="preserve">C.4   Direktionaler </w:t>
      </w:r>
      <w:proofErr w:type="spellStart"/>
      <w:r w:rsidRPr="004D04DD">
        <w:rPr>
          <w:rFonts w:eastAsia="Calibri"/>
          <w:b/>
          <w:bCs/>
        </w:rPr>
        <w:t>Pre</w:t>
      </w:r>
      <w:proofErr w:type="spellEnd"/>
      <w:r w:rsidRPr="004D04DD">
        <w:rPr>
          <w:rFonts w:eastAsia="Calibri"/>
          <w:b/>
          <w:bCs/>
        </w:rPr>
        <w:t xml:space="preserve">-Filter </w:t>
      </w:r>
    </w:p>
    <w:p w14:paraId="681B8343" w14:textId="77777777" w:rsidR="004D04DD" w:rsidRDefault="004D04DD" w:rsidP="00DC7422">
      <w:r>
        <w:rPr>
          <w:rFonts w:eastAsia="Calibri"/>
        </w:rPr>
        <w:t xml:space="preserve">Der Panik-Trigger (score &gt;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rPr>
        <w:t>) wird nur ausgeführt, wenn zusätzlich der 60-Tages-Trend zum Entscheidungszeitpunkt positiv ist:</w:t>
      </w:r>
    </w:p>
    <w:p w14:paraId="02878154" w14:textId="77777777" w:rsidR="004D04DD" w:rsidRDefault="004D04DD" w:rsidP="00DC7422">
      <w:r>
        <w:rPr>
          <w:rFonts w:ascii="Consolas" w:eastAsia="Consolas" w:hAnsi="Consolas" w:cs="Consolas"/>
          <w:color w:val="333333"/>
          <w:sz w:val="20"/>
        </w:rPr>
        <w:t xml:space="preserve">Panik wird nur ausgeführt, falls </w:t>
      </w:r>
      <w:proofErr w:type="spellStart"/>
      <w:r>
        <w:rPr>
          <w:rFonts w:ascii="Consolas" w:hAnsi="Consolas" w:cs="Consolas"/>
          <w:color w:val="333333"/>
          <w:sz w:val="20"/>
        </w:rPr>
        <w:t>prices</w:t>
      </w:r>
      <w:proofErr w:type="spellEnd"/>
      <w:r>
        <w:rPr>
          <w:rFonts w:ascii="Consolas" w:hAnsi="Consolas" w:cs="Consolas"/>
          <w:color w:val="333333"/>
          <w:sz w:val="20"/>
        </w:rPr>
        <w:t>[t-2]</w:t>
      </w:r>
      <w:r>
        <w:rPr>
          <w:rFonts w:ascii="Consolas" w:eastAsia="Consolas" w:hAnsi="Consolas" w:cs="Consolas"/>
          <w:color w:val="333333"/>
          <w:sz w:val="20"/>
        </w:rPr>
        <w:t xml:space="preserve"> &gt; </w:t>
      </w:r>
      <w:proofErr w:type="spellStart"/>
      <w:proofErr w:type="gramStart"/>
      <w:r>
        <w:rPr>
          <w:rFonts w:ascii="Consolas" w:eastAsia="Consolas" w:hAnsi="Consolas" w:cs="Consolas"/>
          <w:color w:val="333333"/>
          <w:sz w:val="20"/>
        </w:rPr>
        <w:t>prices</w:t>
      </w:r>
      <w:proofErr w:type="spellEnd"/>
      <w:r>
        <w:rPr>
          <w:rFonts w:ascii="Consolas" w:eastAsia="Consolas" w:hAnsi="Consolas" w:cs="Consolas"/>
          <w:color w:val="333333"/>
          <w:sz w:val="20"/>
        </w:rPr>
        <w:t>[</w:t>
      </w:r>
      <w:proofErr w:type="gramEnd"/>
      <w:r>
        <w:rPr>
          <w:rFonts w:ascii="Consolas" w:eastAsia="Consolas" w:hAnsi="Consolas" w:cs="Consolas"/>
          <w:color w:val="333333"/>
          <w:sz w:val="20"/>
        </w:rPr>
        <w:t>t-2 - 60]</w:t>
      </w:r>
    </w:p>
    <w:p w14:paraId="23791AC8" w14:textId="77777777" w:rsidR="004D04DD" w:rsidRDefault="004D04DD" w:rsidP="00DC7422">
      <w:r>
        <w:rPr>
          <w:rFonts w:eastAsia="Calibri"/>
        </w:rPr>
        <w:t>Andernfalls hält die Strategie ihre bisherige Aktienquote (</w:t>
      </w:r>
      <w:proofErr w:type="spellStart"/>
      <w:r>
        <w:rPr>
          <w:rFonts w:eastAsia="Calibri"/>
        </w:rPr>
        <w:t>target</w:t>
      </w:r>
      <w:proofErr w:type="spellEnd"/>
      <w:r>
        <w:rPr>
          <w:rFonts w:eastAsia="Calibri"/>
        </w:rPr>
        <w:t xml:space="preserve"> = </w:t>
      </w:r>
      <w:proofErr w:type="spellStart"/>
      <w:r>
        <w:rPr>
          <w:rFonts w:eastAsia="Calibri"/>
        </w:rPr>
        <w:t>prev_w</w:t>
      </w:r>
      <w:proofErr w:type="spellEnd"/>
      <w:r>
        <w:rPr>
          <w:rFonts w:eastAsia="Calibri"/>
        </w:rPr>
        <w:t>). Im Sample werden dadurch 60 Panik-Trigger über alle fünf Titel unterdrückt; das Crash-Tag-Audit (Anhang D) bestätigt, dass V7 unter dieser Logik null Crash-Tag-Verkäufe macht (V3: 3 bei Partners Group).</w:t>
      </w:r>
    </w:p>
    <w:p w14:paraId="78052506" w14:textId="77777777" w:rsidR="004D04DD" w:rsidRPr="004D04DD" w:rsidRDefault="004D04DD" w:rsidP="00DC7422">
      <w:pPr>
        <w:rPr>
          <w:b/>
          <w:bCs/>
        </w:rPr>
      </w:pPr>
      <w:r w:rsidRPr="004D04DD">
        <w:rPr>
          <w:rFonts w:eastAsia="Calibri"/>
          <w:b/>
          <w:bCs/>
        </w:rPr>
        <w:t xml:space="preserve">C.5   Dynamisches </w:t>
      </w:r>
      <w:proofErr w:type="spellStart"/>
      <w:r w:rsidRPr="004D04DD">
        <w:rPr>
          <w:rFonts w:eastAsia="Calibri"/>
          <w:b/>
          <w:bCs/>
        </w:rPr>
        <w:t>Slippage</w:t>
      </w:r>
      <w:proofErr w:type="spellEnd"/>
      <w:r w:rsidRPr="004D04DD">
        <w:rPr>
          <w:rFonts w:eastAsia="Calibri"/>
          <w:b/>
          <w:bCs/>
        </w:rPr>
        <w:t>-Modell (unverändert gegenüber V6)</w:t>
      </w:r>
    </w:p>
    <w:p w14:paraId="786A5B20" w14:textId="77777777" w:rsidR="004D04DD" w:rsidRDefault="00000000" w:rsidP="00DC7422">
      <m:oMath>
        <m:sSub>
          <m:sSubPr>
            <m:ctrlPr>
              <w:rPr>
                <w:rFonts w:ascii="Cambria Math" w:hAnsi="Cambria Math"/>
              </w:rPr>
            </m:ctrlPr>
          </m:sSubPr>
          <m:e>
            <m:r>
              <w:rPr>
                <w:rFonts w:ascii="Cambria Math" w:hAnsi="Cambria Math"/>
              </w:rPr>
              <m:t>s</m:t>
            </m:r>
          </m:e>
          <m:sub>
            <m:r>
              <m:rPr>
                <m:sty m:val="p"/>
              </m:rPr>
              <w:rPr>
                <w:rFonts w:ascii="Cambria Math" w:hAnsi="Cambria Math"/>
              </w:rPr>
              <m:t>t</m:t>
            </m:r>
          </m:sub>
        </m:sSub>
      </m:oMath>
      <w:r w:rsidR="004D04DD">
        <w:rPr>
          <w:rFonts w:eastAsia="Consolas"/>
        </w:rPr>
        <w:t xml:space="preserve"> = </w:t>
      </w:r>
      <w:proofErr w:type="gramStart"/>
      <w:r w:rsidR="004D04DD">
        <w:rPr>
          <w:rFonts w:eastAsia="Consolas"/>
        </w:rPr>
        <w:t>clip(</w:t>
      </w:r>
      <w:proofErr w:type="gramEnd"/>
      <w:r w:rsidR="004D04DD">
        <w:rPr>
          <w:rFonts w:eastAsia="Consolas"/>
        </w:rPr>
        <w:t xml:space="preserve">0.005 + 2 · </w:t>
      </w: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rsidR="004D04DD">
        <w:rPr>
          <w:rFonts w:eastAsia="Consolas"/>
        </w:rPr>
        <w:t>, 0.025, 0.20)</w:t>
      </w:r>
    </w:p>
    <w:p w14:paraId="77F252C1" w14:textId="7419CC81" w:rsidR="00DC7422" w:rsidRDefault="00000000" w:rsidP="00DC7422">
      <w:pPr>
        <w:rPr>
          <w:rFonts w:eastAsia="Calibri"/>
        </w:rPr>
      </w:pPr>
      <m:oMath>
        <m:sSub>
          <m:sSubPr>
            <m:ctrlPr>
              <w:rPr>
                <w:rFonts w:ascii="Cambria Math" w:hAnsi="Cambria Math"/>
              </w:rPr>
            </m:ctrlPr>
          </m:sSubPr>
          <m:e>
            <m:r>
              <w:rPr>
                <w:rFonts w:ascii="Cambria Math" w:hAnsi="Cambria Math"/>
              </w:rPr>
              <m:t>σ</m:t>
            </m:r>
          </m:e>
          <m:sub>
            <m:r>
              <m:rPr>
                <m:sty m:val="p"/>
              </m:rPr>
              <w:rPr>
                <w:rFonts w:ascii="Cambria Math" w:hAnsi="Cambria Math"/>
              </w:rPr>
              <m:t>5d</m:t>
            </m:r>
          </m:sub>
        </m:sSub>
      </m:oMath>
      <w:r w:rsidR="004D04DD">
        <w:rPr>
          <w:rFonts w:eastAsia="Calibri"/>
        </w:rPr>
        <w:t xml:space="preserve"> ist die rollierende 5-Tages-Volatilität der Log-Returns. Floor 2.5 %, Cap 20 %. Almgren/Chriss-inspiriert.</w:t>
      </w:r>
    </w:p>
    <w:p w14:paraId="4157CFC5" w14:textId="4E260F93" w:rsidR="00DC47DC" w:rsidRDefault="00DC47DC" w:rsidP="00DC47DC">
      <w:pPr>
        <w:pStyle w:val="Ueberschrift2ohneNummer"/>
      </w:pPr>
      <w:bookmarkStart w:id="135" w:name="_Toc229835391"/>
      <w:r>
        <w:t>Anhang D – Crash-Tag-Audit-Tabelle</w:t>
      </w:r>
      <w:bookmarkEnd w:id="135"/>
    </w:p>
    <w:p w14:paraId="6C2A5E84" w14:textId="77777777" w:rsidR="004D04DD" w:rsidRDefault="004D04DD" w:rsidP="004D04DD">
      <w:r>
        <w:rPr>
          <w:rFonts w:eastAsia="Calibri"/>
        </w:rPr>
        <w:t>Der Crash-Tag-Audit prüft, ob die V7-Strategie Panik-Verkäufe in fallenden Märkten (Crash-Phasen) ausführt. Ein Crash-Tag-Verkauf liegt vor, wenn die Forward-Performance über 6 Monate nach dem Trade negativ ist. In der V3-Konfiguration fielen drei Trades bei Partners Group auf Crash-Tage (Lehman 13.10.2008, COVID 17.03.2020, April 2025). Mit dem V7-Direktionalfilter werden diese Trigger unterdrückt.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2000"/>
        <w:gridCol w:w="2100"/>
        <w:gridCol w:w="1300"/>
        <w:gridCol w:w="1900"/>
      </w:tblGrid>
      <w:tr w:rsidR="004D04DD" w14:paraId="6690A81A" w14:textId="77777777" w:rsidTr="004D04DD">
        <w:trPr>
          <w:tblHeader/>
        </w:trPr>
        <w:tc>
          <w:tcPr>
            <w:tcW w:w="16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078F187" w14:textId="77777777" w:rsidR="004D04DD" w:rsidRDefault="004D04DD" w:rsidP="004D04DD">
            <w:r>
              <w:rPr>
                <w:rFonts w:eastAsia="Calibri"/>
              </w:rPr>
              <w:t>Asset</w:t>
            </w:r>
          </w:p>
        </w:tc>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AD6A063" w14:textId="77777777" w:rsidR="004D04DD" w:rsidRDefault="004D04DD" w:rsidP="004D04DD">
            <w:r>
              <w:rPr>
                <w:rFonts w:eastAsia="Calibri"/>
              </w:rPr>
              <w:t>V7 Panik-Trades</w:t>
            </w:r>
          </w:p>
        </w:tc>
        <w:tc>
          <w:tcPr>
            <w:tcW w:w="2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6D3AF5D" w14:textId="77777777" w:rsidR="004D04DD" w:rsidRDefault="004D04DD" w:rsidP="004D04DD">
            <w:r>
              <w:rPr>
                <w:rFonts w:eastAsia="Calibri"/>
              </w:rPr>
              <w:t>Crash-Tag (</w:t>
            </w:r>
            <w:proofErr w:type="spellStart"/>
            <w:r>
              <w:rPr>
                <w:rFonts w:eastAsia="Calibri"/>
              </w:rPr>
              <w:t>Bwd</w:t>
            </w:r>
            <w:proofErr w:type="spellEnd"/>
            <w:r>
              <w:rPr>
                <w:rFonts w:eastAsia="Calibri"/>
              </w:rPr>
              <w:t xml:space="preserve"> 6 M &lt; −10 %)</w:t>
            </w:r>
          </w:p>
        </w:tc>
        <w:tc>
          <w:tcPr>
            <w:tcW w:w="2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1FB3B83" w14:textId="77777777" w:rsidR="004D04DD" w:rsidRDefault="004D04DD" w:rsidP="004D04DD">
            <w:r>
              <w:rPr>
                <w:rFonts w:eastAsia="Calibri"/>
              </w:rPr>
              <w:t>Bubble-Tag (</w:t>
            </w:r>
            <w:proofErr w:type="spellStart"/>
            <w:r>
              <w:rPr>
                <w:rFonts w:eastAsia="Calibri"/>
              </w:rPr>
              <w:t>Bwd</w:t>
            </w:r>
            <w:proofErr w:type="spellEnd"/>
            <w:r>
              <w:rPr>
                <w:rFonts w:eastAsia="Calibri"/>
              </w:rPr>
              <w:t xml:space="preserve"> 6 M &gt; +20 %)</w:t>
            </w:r>
          </w:p>
        </w:tc>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1E26B0F6" w14:textId="77777777" w:rsidR="004D04DD" w:rsidRDefault="004D04DD" w:rsidP="004D04DD">
            <w:r>
              <w:rPr>
                <w:rFonts w:eastAsia="Calibri"/>
              </w:rPr>
              <w:t>Indifferent</w:t>
            </w:r>
          </w:p>
        </w:tc>
        <w:tc>
          <w:tcPr>
            <w:tcW w:w="19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D5F92D4" w14:textId="77777777" w:rsidR="004D04DD" w:rsidRDefault="004D04DD" w:rsidP="004D04DD">
            <w:r>
              <w:rPr>
                <w:rFonts w:eastAsia="Calibri"/>
              </w:rPr>
              <w:t>Unterdrückte Trigger</w:t>
            </w:r>
          </w:p>
        </w:tc>
      </w:tr>
      <w:tr w:rsidR="004D04DD" w14:paraId="79CCDB23"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8DEC86" w14:textId="77777777" w:rsidR="004D04DD" w:rsidRDefault="004D04DD" w:rsidP="004D04DD">
            <w:r>
              <w:rPr>
                <w:rFonts w:eastAsia="Calibri"/>
                <w:color w:val="000000"/>
                <w:sz w:val="19"/>
                <w:szCs w:val="19"/>
              </w:rPr>
              <w:t>Logitech</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B7ACEB" w14:textId="77777777" w:rsidR="004D04DD" w:rsidRDefault="004D04DD" w:rsidP="004D04DD">
            <w:r>
              <w:rPr>
                <w:rFonts w:eastAsia="Calibri"/>
                <w:color w:val="000000"/>
                <w:sz w:val="19"/>
                <w:szCs w:val="19"/>
              </w:rPr>
              <w:t>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A717DDA"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F5DCCD" w14:textId="77777777" w:rsidR="004D04DD" w:rsidRDefault="004D04DD" w:rsidP="004D04DD">
            <w:r>
              <w:rPr>
                <w:rFonts w:eastAsia="Calibri"/>
                <w:color w:val="000000"/>
                <w:sz w:val="19"/>
                <w:szCs w:val="19"/>
              </w:rPr>
              <w:t>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247EB0"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CF417" w14:textId="77777777" w:rsidR="004D04DD" w:rsidRDefault="004D04DD" w:rsidP="004D04DD">
            <w:r>
              <w:rPr>
                <w:rFonts w:eastAsia="Calibri"/>
                <w:color w:val="000000"/>
                <w:sz w:val="19"/>
                <w:szCs w:val="19"/>
              </w:rPr>
              <w:t>35</w:t>
            </w:r>
          </w:p>
        </w:tc>
      </w:tr>
      <w:tr w:rsidR="004D04DD" w14:paraId="151682C4"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FFC42D" w14:textId="77777777" w:rsidR="004D04DD" w:rsidRDefault="004D04DD" w:rsidP="004D04DD">
            <w:r>
              <w:rPr>
                <w:rFonts w:eastAsia="Calibri"/>
                <w:color w:val="000000"/>
                <w:sz w:val="19"/>
                <w:szCs w:val="19"/>
              </w:rPr>
              <w:t>Sika</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915D2EE" w14:textId="77777777" w:rsidR="004D04DD" w:rsidRDefault="004D04DD" w:rsidP="004D04DD">
            <w:r>
              <w:rPr>
                <w:rFonts w:eastAsia="Calibri"/>
                <w:color w:val="000000"/>
                <w:sz w:val="19"/>
                <w:szCs w:val="19"/>
              </w:rPr>
              <w:t>11</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549D379"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C4288B8" w14:textId="77777777" w:rsidR="004D04DD" w:rsidRDefault="004D04DD" w:rsidP="004D04DD">
            <w:r>
              <w:rPr>
                <w:rFonts w:eastAsia="Calibri"/>
                <w:color w:val="000000"/>
                <w:sz w:val="19"/>
                <w:szCs w:val="19"/>
              </w:rPr>
              <w:t>11</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83EACA"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D3093F" w14:textId="77777777" w:rsidR="004D04DD" w:rsidRDefault="004D04DD" w:rsidP="004D04DD">
            <w:r>
              <w:rPr>
                <w:rFonts w:eastAsia="Calibri"/>
                <w:color w:val="000000"/>
                <w:sz w:val="19"/>
                <w:szCs w:val="19"/>
              </w:rPr>
              <w:t>0</w:t>
            </w:r>
          </w:p>
        </w:tc>
      </w:tr>
      <w:tr w:rsidR="004D04DD" w14:paraId="788C81F7"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A35A9E" w14:textId="77777777" w:rsidR="004D04DD" w:rsidRDefault="004D04DD" w:rsidP="004D04DD">
            <w:r>
              <w:rPr>
                <w:rFonts w:eastAsia="Calibri"/>
                <w:color w:val="000000"/>
                <w:sz w:val="19"/>
                <w:szCs w:val="19"/>
              </w:rPr>
              <w:t>Richemont</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D828D4" w14:textId="77777777" w:rsidR="004D04DD" w:rsidRDefault="004D04DD" w:rsidP="004D04DD">
            <w:r>
              <w:rPr>
                <w:rFonts w:eastAsia="Calibri"/>
                <w:color w:val="000000"/>
                <w:sz w:val="19"/>
                <w:szCs w:val="19"/>
              </w:rPr>
              <w:t>7</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3A32727"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521F0B7" w14:textId="77777777" w:rsidR="004D04DD" w:rsidRDefault="004D04DD" w:rsidP="004D04DD">
            <w:r>
              <w:rPr>
                <w:rFonts w:eastAsia="Calibri"/>
                <w:color w:val="000000"/>
                <w:sz w:val="19"/>
                <w:szCs w:val="19"/>
              </w:rPr>
              <w:t>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21C6562"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6A56B0" w14:textId="77777777" w:rsidR="004D04DD" w:rsidRDefault="004D04DD" w:rsidP="004D04DD">
            <w:r>
              <w:rPr>
                <w:rFonts w:eastAsia="Calibri"/>
                <w:color w:val="000000"/>
                <w:sz w:val="19"/>
                <w:szCs w:val="19"/>
              </w:rPr>
              <w:t>1</w:t>
            </w:r>
          </w:p>
        </w:tc>
      </w:tr>
      <w:tr w:rsidR="004D04DD" w14:paraId="4A0CCD16"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62CD60" w14:textId="77777777" w:rsidR="004D04DD" w:rsidRDefault="004D04DD" w:rsidP="004D04DD">
            <w:r>
              <w:rPr>
                <w:rFonts w:eastAsia="Calibri"/>
                <w:color w:val="000000"/>
                <w:sz w:val="19"/>
                <w:szCs w:val="19"/>
              </w:rPr>
              <w:lastRenderedPageBreak/>
              <w:t>Lonza</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66DC467" w14:textId="77777777" w:rsidR="004D04DD" w:rsidRDefault="004D04DD" w:rsidP="004D04DD">
            <w:r>
              <w:rPr>
                <w:rFonts w:eastAsia="Calibri"/>
                <w:color w:val="000000"/>
                <w:sz w:val="19"/>
                <w:szCs w:val="19"/>
              </w:rPr>
              <w:t>16</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1465CE"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926720" w14:textId="77777777" w:rsidR="004D04DD" w:rsidRDefault="004D04DD" w:rsidP="004D04DD">
            <w:r>
              <w:rPr>
                <w:rFonts w:eastAsia="Calibri"/>
                <w:color w:val="000000"/>
                <w:sz w:val="19"/>
                <w:szCs w:val="19"/>
              </w:rPr>
              <w:t>16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8B27EC" w14:textId="77777777" w:rsidR="004D04DD" w:rsidRDefault="004D04DD" w:rsidP="004D04DD">
            <w:r>
              <w:rPr>
                <w:rFonts w:eastAsia="Calibri"/>
                <w:color w:val="000000"/>
                <w:sz w:val="19"/>
                <w:szCs w:val="19"/>
              </w:rPr>
              <w:t>0</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872E6C" w14:textId="77777777" w:rsidR="004D04DD" w:rsidRDefault="004D04DD" w:rsidP="004D04DD">
            <w:r>
              <w:rPr>
                <w:rFonts w:eastAsia="Calibri"/>
                <w:color w:val="000000"/>
                <w:sz w:val="19"/>
                <w:szCs w:val="19"/>
              </w:rPr>
              <w:t>2</w:t>
            </w:r>
          </w:p>
        </w:tc>
      </w:tr>
      <w:tr w:rsidR="004D04DD" w14:paraId="44E60796"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8249563" w14:textId="77777777" w:rsidR="004D04DD" w:rsidRDefault="004D04DD" w:rsidP="004D04DD">
            <w:r>
              <w:rPr>
                <w:rFonts w:eastAsia="Calibri"/>
                <w:color w:val="000000"/>
                <w:sz w:val="19"/>
                <w:szCs w:val="19"/>
              </w:rPr>
              <w:t>Partners Group</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83F358" w14:textId="77777777" w:rsidR="004D04DD" w:rsidRDefault="004D04DD" w:rsidP="004D04DD">
            <w:r>
              <w:rPr>
                <w:rFonts w:eastAsia="Calibri"/>
                <w:color w:val="000000"/>
                <w:sz w:val="19"/>
                <w:szCs w:val="19"/>
              </w:rPr>
              <w:t>18</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1B64E4"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FA4436" w14:textId="77777777" w:rsidR="004D04DD" w:rsidRDefault="004D04DD" w:rsidP="004D04DD">
            <w:r>
              <w:rPr>
                <w:rFonts w:eastAsia="Calibri"/>
                <w:color w:val="000000"/>
                <w:sz w:val="19"/>
                <w:szCs w:val="19"/>
              </w:rPr>
              <w:t>16</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C17AD19" w14:textId="77777777" w:rsidR="004D04DD" w:rsidRDefault="004D04DD" w:rsidP="004D04DD">
            <w:r>
              <w:rPr>
                <w:rFonts w:eastAsia="Calibri"/>
                <w:color w:val="000000"/>
                <w:sz w:val="19"/>
                <w:szCs w:val="19"/>
              </w:rPr>
              <w:t>2</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587DFD" w14:textId="77777777" w:rsidR="004D04DD" w:rsidRDefault="004D04DD" w:rsidP="004D04DD">
            <w:r>
              <w:rPr>
                <w:rFonts w:eastAsia="Calibri"/>
                <w:color w:val="000000"/>
                <w:sz w:val="19"/>
                <w:szCs w:val="19"/>
              </w:rPr>
              <w:t>22</w:t>
            </w:r>
          </w:p>
        </w:tc>
      </w:tr>
      <w:tr w:rsidR="004D04DD" w14:paraId="3C4D37C3" w14:textId="77777777" w:rsidTr="00744EBC">
        <w:tc>
          <w:tcPr>
            <w:tcW w:w="16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BDD391" w14:textId="77777777" w:rsidR="004D04DD" w:rsidRDefault="004D04DD" w:rsidP="004D04DD">
            <w:r>
              <w:rPr>
                <w:rFonts w:eastAsia="Calibri"/>
                <w:color w:val="000000"/>
                <w:sz w:val="19"/>
                <w:szCs w:val="19"/>
              </w:rPr>
              <w:t>Summe</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6A45DB" w14:textId="77777777" w:rsidR="004D04DD" w:rsidRDefault="004D04DD" w:rsidP="004D04DD">
            <w:r>
              <w:rPr>
                <w:rFonts w:eastAsia="Calibri"/>
                <w:color w:val="000000"/>
                <w:sz w:val="19"/>
                <w:szCs w:val="19"/>
              </w:rPr>
              <w:t>59</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006B6C8" w14:textId="77777777" w:rsidR="004D04DD" w:rsidRDefault="004D04DD" w:rsidP="004D04DD">
            <w:r>
              <w:rPr>
                <w:rFonts w:eastAsia="Calibri"/>
                <w:color w:val="000000"/>
                <w:sz w:val="19"/>
                <w:szCs w:val="19"/>
              </w:rPr>
              <w:t>0</w:t>
            </w:r>
          </w:p>
        </w:tc>
        <w:tc>
          <w:tcPr>
            <w:tcW w:w="2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9ED06E" w14:textId="77777777" w:rsidR="004D04DD" w:rsidRDefault="004D04DD" w:rsidP="004D04DD">
            <w:r>
              <w:rPr>
                <w:rFonts w:eastAsia="Calibri"/>
                <w:color w:val="000000"/>
                <w:sz w:val="19"/>
                <w:szCs w:val="19"/>
              </w:rPr>
              <w:t>57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AEC12A" w14:textId="77777777" w:rsidR="004D04DD" w:rsidRDefault="004D04DD" w:rsidP="004D04DD">
            <w:r>
              <w:rPr>
                <w:rFonts w:eastAsia="Calibri"/>
                <w:color w:val="000000"/>
                <w:sz w:val="19"/>
                <w:szCs w:val="19"/>
              </w:rPr>
              <w:t>2</w:t>
            </w:r>
          </w:p>
        </w:tc>
        <w:tc>
          <w:tcPr>
            <w:tcW w:w="1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352806" w14:textId="77777777" w:rsidR="004D04DD" w:rsidRDefault="004D04DD" w:rsidP="00F141DD">
            <w:pPr>
              <w:keepNext/>
            </w:pPr>
            <w:r>
              <w:rPr>
                <w:rFonts w:eastAsia="Calibri"/>
                <w:color w:val="000000"/>
                <w:sz w:val="19"/>
                <w:szCs w:val="19"/>
              </w:rPr>
              <w:t>60</w:t>
            </w:r>
          </w:p>
        </w:tc>
      </w:tr>
    </w:tbl>
    <w:p w14:paraId="4562313C" w14:textId="626A45E7" w:rsidR="004D04DD" w:rsidRDefault="00F141DD">
      <w:pPr>
        <w:pStyle w:val="Caption"/>
      </w:pPr>
      <w:r>
        <w:t xml:space="preserve">Tabelle Anhang </w:t>
      </w:r>
      <w:r>
        <w:fldChar w:fldCharType="begin"/>
      </w:r>
      <w:r>
        <w:instrText xml:space="preserve"> SEQ Tabelle_Anhang \* ARABIC </w:instrText>
      </w:r>
      <w:r>
        <w:fldChar w:fldCharType="separate"/>
      </w:r>
      <w:r>
        <w:rPr>
          <w:noProof/>
        </w:rPr>
        <w:t>3</w:t>
      </w:r>
      <w:r>
        <w:fldChar w:fldCharType="end"/>
      </w:r>
      <w:r>
        <w:t xml:space="preserve">: </w:t>
      </w:r>
      <w:r>
        <w:t>V7-Panik-Trades je Titel, klassifiziert nach 6-Monats-Backward-Performance am Trade-Tag</w:t>
      </w:r>
    </w:p>
    <w:p w14:paraId="7960F58C" w14:textId="26F68937" w:rsidR="004D04DD" w:rsidRDefault="004D04DD" w:rsidP="004D04DD">
      <w:r>
        <w:rPr>
          <w:rFonts w:eastAsia="Calibri"/>
          <w:i/>
          <w:iCs/>
          <w:color w:val="555555"/>
          <w:sz w:val="20"/>
        </w:rPr>
        <w:t xml:space="preserve">Reproduzierbar aus </w:t>
      </w:r>
      <w:r>
        <w:rPr>
          <w:rFonts w:ascii="Consolas" w:hAnsi="Consolas" w:cs="Consolas"/>
          <w:i/>
          <w:iCs/>
          <w:color w:val="555555"/>
          <w:sz w:val="20"/>
        </w:rPr>
        <w:t>crash_tag_audit_v7.csv</w:t>
      </w:r>
      <w:r>
        <w:rPr>
          <w:rFonts w:eastAsia="Calibri"/>
          <w:i/>
          <w:iCs/>
          <w:color w:val="555555"/>
          <w:sz w:val="20"/>
        </w:rPr>
        <w:t>.</w:t>
      </w:r>
    </w:p>
    <w:p w14:paraId="31BE2638" w14:textId="3665E36A" w:rsidR="00DC7422" w:rsidRDefault="004D04DD" w:rsidP="004D04DD">
      <w:pPr>
        <w:rPr>
          <w:rFonts w:eastAsia="Calibri"/>
        </w:rPr>
      </w:pPr>
      <w:r>
        <w:rPr>
          <w:rFonts w:eastAsia="Calibri"/>
        </w:rPr>
        <w:t>Befund: Über alle fünf Titel und 59 ausgeführte Panik-Trades entstehen unter der V7-Strategie null Crash-Tag-Verkäufe. 57 von 59 Trades fallen auf Bubble-Tage (</w:t>
      </w:r>
      <w:proofErr w:type="spellStart"/>
      <w:r>
        <w:rPr>
          <w:rFonts w:eastAsia="Calibri"/>
        </w:rPr>
        <w:t>Backward</w:t>
      </w:r>
      <w:proofErr w:type="spellEnd"/>
      <w:r>
        <w:rPr>
          <w:rFonts w:eastAsia="Calibri"/>
        </w:rPr>
        <w:t xml:space="preserve">-Performance über 6 Monate &gt; +20 %), zwei sind indifferent (zwischen −10 % und +20 %). 60 zusätzliche Panik-Trigger werden durch den </w:t>
      </w:r>
      <w:proofErr w:type="spellStart"/>
      <w:r>
        <w:rPr>
          <w:rFonts w:eastAsia="Calibri"/>
        </w:rPr>
        <w:t>Direktionalfilter</w:t>
      </w:r>
      <w:proofErr w:type="spellEnd"/>
      <w:r>
        <w:rPr>
          <w:rFonts w:eastAsia="Calibri"/>
        </w:rPr>
        <w:t xml:space="preserve"> unterdrückt — insbesondere bei Logitech (35 unterdrückte Trigger) und Partners Group (22).</w:t>
      </w:r>
    </w:p>
    <w:p w14:paraId="338EE946" w14:textId="45EF0EE9" w:rsidR="00DC47DC" w:rsidRDefault="00DC47DC" w:rsidP="00DC47DC">
      <w:pPr>
        <w:pStyle w:val="Ueberschrift2ohneNummer"/>
      </w:pPr>
      <w:bookmarkStart w:id="136" w:name="_Toc229835392"/>
      <w:r>
        <w:t>Anhang E – PGHN-Trade-Audit-Tabelle</w:t>
      </w:r>
      <w:bookmarkEnd w:id="136"/>
    </w:p>
    <w:p w14:paraId="031F6120" w14:textId="77777777" w:rsidR="004D04DD" w:rsidRDefault="004D04DD" w:rsidP="004D04DD">
      <w:r>
        <w:rPr>
          <w:rFonts w:eastAsia="Calibri"/>
        </w:rPr>
        <w:t xml:space="preserve">Die folgende Tabelle dokumentiert alle 17 Panik-Verkäufe der V7-Strategie auf der Partners-Group-Zeitreihe. Für jeden Trade ist der Schlusskurs am Trade-Tag, der zugehörige </w:t>
      </w:r>
      <m:oMath>
        <m:r>
          <m:rPr>
            <m:sty m:val="p"/>
          </m:rPr>
          <w:rPr>
            <w:rFonts w:ascii="Cambria Math" w:hAnsi="Cambria Math"/>
          </w:rPr>
          <m:t>BSADF</m:t>
        </m:r>
      </m:oMath>
      <w:r>
        <w:rPr>
          <w:rFonts w:eastAsia="Calibri"/>
        </w:rPr>
        <w:t>-Score, die dynamische Slippage sowie die Backward- und Forward-Performance über sechs Monate angegeben.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7"/>
        <w:gridCol w:w="1095"/>
        <w:gridCol w:w="899"/>
        <w:gridCol w:w="926"/>
        <w:gridCol w:w="895"/>
        <w:gridCol w:w="1094"/>
        <w:gridCol w:w="1094"/>
        <w:gridCol w:w="1500"/>
      </w:tblGrid>
      <w:tr w:rsidR="004D04DD" w14:paraId="24431576" w14:textId="77777777" w:rsidTr="004D04DD">
        <w:trPr>
          <w:tblHeader/>
        </w:trPr>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65DDA865" w14:textId="77777777" w:rsidR="004D04DD" w:rsidRDefault="004D04DD" w:rsidP="004D04DD">
            <w:r>
              <w:rPr>
                <w:rFonts w:eastAsia="Calibri"/>
              </w:rPr>
              <w:t>Datum</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3920523" w14:textId="77777777" w:rsidR="004D04DD" w:rsidRDefault="004D04DD" w:rsidP="004D04DD">
            <w:r>
              <w:rPr>
                <w:rFonts w:eastAsia="Calibri"/>
              </w:rPr>
              <w:t>Preis CHF</w:t>
            </w:r>
          </w:p>
        </w:tc>
        <w:tc>
          <w:tcPr>
            <w:tcW w:w="9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13DBBD0D" w14:textId="77777777" w:rsidR="004D04DD" w:rsidRDefault="004D04DD" w:rsidP="004D04DD">
            <m:oMathPara>
              <m:oMath>
                <m:r>
                  <m:rPr>
                    <m:sty m:val="p"/>
                  </m:rPr>
                  <w:rPr>
                    <w:rFonts w:ascii="Cambria Math" w:hAnsi="Cambria Math"/>
                  </w:rPr>
                  <m:t>BSADF</m:t>
                </m:r>
              </m:oMath>
            </m:oMathPara>
          </w:p>
        </w:tc>
        <w:tc>
          <w:tcPr>
            <w:tcW w:w="9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6FF04B13" w14:textId="77777777" w:rsidR="004D04DD" w:rsidRDefault="004D04DD" w:rsidP="004D04DD">
            <w:r>
              <w:rPr>
                <w:rFonts w:ascii="Consolas" w:hAnsi="Consolas" w:cs="Consolas"/>
              </w:rPr>
              <w:t>vol_5d</w:t>
            </w:r>
          </w:p>
        </w:tc>
        <w:tc>
          <w:tcPr>
            <w:tcW w:w="9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07D104F" w14:textId="77777777" w:rsidR="004D04DD" w:rsidRDefault="004D04DD" w:rsidP="004D04DD">
            <w:r>
              <w:rPr>
                <w:rFonts w:eastAsia="Calibri"/>
              </w:rPr>
              <w:t>Slip %</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8E7A302" w14:textId="77777777" w:rsidR="004D04DD" w:rsidRDefault="004D04DD" w:rsidP="004D04DD">
            <w:r>
              <w:rPr>
                <w:rFonts w:eastAsia="Calibri"/>
              </w:rPr>
              <w:t>6-M-Bwd</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9654464" w14:textId="77777777" w:rsidR="004D04DD" w:rsidRDefault="004D04DD" w:rsidP="004D04DD">
            <w:r>
              <w:rPr>
                <w:rFonts w:eastAsia="Calibri"/>
              </w:rPr>
              <w:t>6-M-Fwd</w:t>
            </w:r>
          </w:p>
        </w:tc>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CFD80CC" w14:textId="77777777" w:rsidR="004D04DD" w:rsidRDefault="004D04DD" w:rsidP="004D04DD">
            <w:r>
              <w:rPr>
                <w:rFonts w:eastAsia="Calibri"/>
              </w:rPr>
              <w:t>Klassifikation</w:t>
            </w:r>
          </w:p>
        </w:tc>
      </w:tr>
      <w:tr w:rsidR="004D04DD" w14:paraId="059D1761"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9B1361" w14:textId="77777777" w:rsidR="004D04DD" w:rsidRDefault="004D04DD" w:rsidP="004D04DD">
            <w:r>
              <w:rPr>
                <w:rFonts w:eastAsia="Calibri"/>
                <w:color w:val="000000"/>
                <w:sz w:val="19"/>
                <w:szCs w:val="19"/>
              </w:rPr>
              <w:t>19.12.2006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433CF8" w14:textId="77777777" w:rsidR="004D04DD" w:rsidRDefault="004D04DD" w:rsidP="004D04DD">
            <w:r>
              <w:rPr>
                <w:rFonts w:eastAsia="Calibri"/>
                <w:color w:val="000000"/>
                <w:sz w:val="19"/>
                <w:szCs w:val="19"/>
              </w:rPr>
              <w:t>138.2</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86A992" w14:textId="77777777" w:rsidR="004D04DD" w:rsidRDefault="004D04DD" w:rsidP="004D04DD">
            <w:r>
              <w:rPr>
                <w:rFonts w:eastAsia="Calibri"/>
                <w:color w:val="000000"/>
                <w:sz w:val="19"/>
                <w:szCs w:val="19"/>
              </w:rPr>
              <w:t>1.099</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2417B6" w14:textId="77777777" w:rsidR="004D04DD" w:rsidRDefault="004D04DD" w:rsidP="004D04DD">
            <w:r>
              <w:rPr>
                <w:rFonts w:eastAsia="Calibri"/>
                <w:color w:val="000000"/>
                <w:sz w:val="19"/>
                <w:szCs w:val="19"/>
              </w:rPr>
              <w:t>0.0088</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AE7A81" w14:textId="77777777" w:rsidR="004D04DD" w:rsidRDefault="004D04DD" w:rsidP="004D04DD">
            <w:r>
              <w:rPr>
                <w:rFonts w:eastAsia="Calibri"/>
                <w:color w:val="000000"/>
                <w:sz w:val="19"/>
                <w:szCs w:val="19"/>
              </w:rPr>
              <w:t>2.50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29E9B73" w14:textId="77777777" w:rsidR="004D04DD" w:rsidRDefault="004D04DD" w:rsidP="004D04DD">
            <w:r>
              <w:rPr>
                <w:rFonts w:eastAsia="Calibri"/>
                <w:color w:val="000000"/>
                <w:sz w:val="19"/>
                <w:szCs w:val="19"/>
              </w:rPr>
              <w:t>+68.7 %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9BE7CE5" w14:textId="77777777" w:rsidR="004D04DD" w:rsidRDefault="004D04DD" w:rsidP="004D04DD">
            <w:r>
              <w:rPr>
                <w:rFonts w:eastAsia="Calibri"/>
                <w:color w:val="000000"/>
                <w:sz w:val="19"/>
                <w:szCs w:val="19"/>
              </w:rPr>
              <w:t>+22.7 %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BCA293F" w14:textId="77777777" w:rsidR="004D04DD" w:rsidRDefault="004D04DD" w:rsidP="004D04DD">
            <w:r>
              <w:rPr>
                <w:rFonts w:eastAsia="Calibri"/>
                <w:color w:val="000000"/>
                <w:sz w:val="19"/>
                <w:szCs w:val="19"/>
              </w:rPr>
              <w:t>Bubble</w:t>
            </w:r>
          </w:p>
        </w:tc>
      </w:tr>
      <w:tr w:rsidR="004D04DD" w14:paraId="7CA87BFC"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968E45" w14:textId="77777777" w:rsidR="004D04DD" w:rsidRDefault="004D04DD" w:rsidP="004D04DD">
            <w:r>
              <w:rPr>
                <w:rFonts w:eastAsia="Calibri"/>
                <w:color w:val="000000"/>
                <w:sz w:val="19"/>
                <w:szCs w:val="19"/>
              </w:rPr>
              <w:t>27.12.2006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DCE973" w14:textId="77777777" w:rsidR="004D04DD" w:rsidRDefault="004D04DD" w:rsidP="004D04DD">
            <w:r>
              <w:rPr>
                <w:rFonts w:eastAsia="Calibri"/>
                <w:color w:val="000000"/>
                <w:sz w:val="19"/>
                <w:szCs w:val="19"/>
              </w:rPr>
              <w:t>139.0</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F4A856" w14:textId="77777777" w:rsidR="004D04DD" w:rsidRDefault="004D04DD" w:rsidP="004D04DD">
            <w:r>
              <w:rPr>
                <w:rFonts w:eastAsia="Calibri"/>
                <w:color w:val="000000"/>
                <w:sz w:val="19"/>
                <w:szCs w:val="19"/>
              </w:rPr>
              <w:t>1.017</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EAB0A0" w14:textId="77777777" w:rsidR="004D04DD" w:rsidRDefault="004D04DD" w:rsidP="004D04DD">
            <w:r>
              <w:rPr>
                <w:rFonts w:eastAsia="Calibri"/>
                <w:color w:val="000000"/>
                <w:sz w:val="19"/>
                <w:szCs w:val="19"/>
              </w:rPr>
              <w:t>0.0283</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86CB9B" w14:textId="77777777" w:rsidR="004D04DD" w:rsidRDefault="004D04DD" w:rsidP="004D04DD">
            <w:r>
              <w:rPr>
                <w:rFonts w:eastAsia="Calibri"/>
                <w:color w:val="000000"/>
                <w:sz w:val="19"/>
                <w:szCs w:val="19"/>
              </w:rPr>
              <w:t>6.16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3DDF36" w14:textId="77777777" w:rsidR="004D04DD" w:rsidRDefault="004D04DD" w:rsidP="004D04DD">
            <w:r>
              <w:rPr>
                <w:rFonts w:eastAsia="Calibri"/>
                <w:color w:val="000000"/>
                <w:sz w:val="19"/>
                <w:szCs w:val="19"/>
              </w:rPr>
              <w:t>+78.7 %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A8F5A8" w14:textId="77777777" w:rsidR="004D04DD" w:rsidRDefault="004D04DD" w:rsidP="004D04DD">
            <w:r>
              <w:rPr>
                <w:rFonts w:eastAsia="Calibri"/>
                <w:color w:val="000000"/>
                <w:sz w:val="19"/>
                <w:szCs w:val="19"/>
              </w:rPr>
              <w:t>+18.8 %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E4FC1B" w14:textId="77777777" w:rsidR="004D04DD" w:rsidRDefault="004D04DD" w:rsidP="004D04DD">
            <w:r>
              <w:rPr>
                <w:rFonts w:eastAsia="Calibri"/>
                <w:color w:val="000000"/>
                <w:sz w:val="19"/>
                <w:szCs w:val="19"/>
              </w:rPr>
              <w:t>Bubble</w:t>
            </w:r>
          </w:p>
        </w:tc>
      </w:tr>
      <w:tr w:rsidR="004D04DD" w14:paraId="78F69C69"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A96D21" w14:textId="77777777" w:rsidR="004D04DD" w:rsidRDefault="004D04DD" w:rsidP="004D04DD">
            <w:r>
              <w:rPr>
                <w:rFonts w:eastAsia="Calibri"/>
                <w:color w:val="000000"/>
                <w:sz w:val="19"/>
                <w:szCs w:val="19"/>
              </w:rPr>
              <w:t>03.01.2007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CC6B20" w14:textId="77777777" w:rsidR="004D04DD" w:rsidRDefault="004D04DD" w:rsidP="004D04DD">
            <w:r>
              <w:rPr>
                <w:rFonts w:eastAsia="Calibri"/>
                <w:color w:val="000000"/>
                <w:sz w:val="19"/>
                <w:szCs w:val="19"/>
              </w:rPr>
              <w:t>142.9</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365FD4" w14:textId="77777777" w:rsidR="004D04DD" w:rsidRDefault="004D04DD" w:rsidP="004D04DD">
            <w:r>
              <w:rPr>
                <w:rFonts w:eastAsia="Calibri"/>
                <w:color w:val="000000"/>
                <w:sz w:val="19"/>
                <w:szCs w:val="19"/>
              </w:rPr>
              <w:t>1.211</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06FA24" w14:textId="77777777" w:rsidR="004D04DD" w:rsidRDefault="004D04DD" w:rsidP="004D04DD">
            <w:r>
              <w:rPr>
                <w:rFonts w:eastAsia="Calibri"/>
                <w:color w:val="000000"/>
                <w:sz w:val="19"/>
                <w:szCs w:val="19"/>
              </w:rPr>
              <w:t>0.0166</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B724C5" w14:textId="77777777" w:rsidR="004D04DD" w:rsidRDefault="004D04DD" w:rsidP="004D04DD">
            <w:r>
              <w:rPr>
                <w:rFonts w:eastAsia="Calibri"/>
                <w:color w:val="000000"/>
                <w:sz w:val="19"/>
                <w:szCs w:val="19"/>
              </w:rPr>
              <w:t>3.82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10A96C5" w14:textId="77777777" w:rsidR="004D04DD" w:rsidRDefault="004D04DD" w:rsidP="004D04DD">
            <w:r>
              <w:rPr>
                <w:rFonts w:eastAsia="Calibri"/>
                <w:color w:val="000000"/>
                <w:sz w:val="19"/>
                <w:szCs w:val="19"/>
              </w:rPr>
              <w:t>+70.8 %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46F169" w14:textId="77777777" w:rsidR="004D04DD" w:rsidRDefault="004D04DD" w:rsidP="004D04DD">
            <w:r>
              <w:rPr>
                <w:rFonts w:eastAsia="Calibri"/>
                <w:color w:val="000000"/>
                <w:sz w:val="19"/>
                <w:szCs w:val="19"/>
              </w:rPr>
              <w:t>+18.9 %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A82DED" w14:textId="77777777" w:rsidR="004D04DD" w:rsidRDefault="004D04DD" w:rsidP="004D04DD">
            <w:r>
              <w:rPr>
                <w:rFonts w:eastAsia="Calibri"/>
                <w:color w:val="000000"/>
                <w:sz w:val="19"/>
                <w:szCs w:val="19"/>
              </w:rPr>
              <w:t>Bubble</w:t>
            </w:r>
          </w:p>
        </w:tc>
      </w:tr>
      <w:tr w:rsidR="004D04DD" w14:paraId="25936792"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7DB54A4" w14:textId="77777777" w:rsidR="004D04DD" w:rsidRDefault="004D04DD" w:rsidP="004D04DD">
            <w:r>
              <w:rPr>
                <w:rFonts w:eastAsia="Calibri"/>
                <w:color w:val="000000"/>
                <w:sz w:val="19"/>
                <w:szCs w:val="19"/>
              </w:rPr>
              <w:t>12.01.2007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4AF205" w14:textId="77777777" w:rsidR="004D04DD" w:rsidRDefault="004D04DD" w:rsidP="004D04DD">
            <w:r>
              <w:rPr>
                <w:rFonts w:eastAsia="Calibri"/>
                <w:color w:val="000000"/>
                <w:sz w:val="19"/>
                <w:szCs w:val="19"/>
              </w:rPr>
              <w:t>147.5</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A336682" w14:textId="77777777" w:rsidR="004D04DD" w:rsidRDefault="004D04DD" w:rsidP="004D04DD">
            <w:r>
              <w:rPr>
                <w:rFonts w:eastAsia="Calibri"/>
                <w:color w:val="000000"/>
                <w:sz w:val="19"/>
                <w:szCs w:val="19"/>
              </w:rPr>
              <w:t>1.269</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F06803" w14:textId="77777777" w:rsidR="004D04DD" w:rsidRDefault="004D04DD" w:rsidP="004D04DD">
            <w:r>
              <w:rPr>
                <w:rFonts w:eastAsia="Calibri"/>
                <w:color w:val="000000"/>
                <w:sz w:val="19"/>
                <w:szCs w:val="19"/>
              </w:rPr>
              <w:t>0.0197</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D30C50" w14:textId="77777777" w:rsidR="004D04DD" w:rsidRDefault="004D04DD" w:rsidP="004D04DD">
            <w:r>
              <w:rPr>
                <w:rFonts w:eastAsia="Calibri"/>
                <w:color w:val="000000"/>
                <w:sz w:val="19"/>
                <w:szCs w:val="19"/>
              </w:rPr>
              <w:t>4.45</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8C2F02" w14:textId="77777777" w:rsidR="004D04DD" w:rsidRDefault="004D04DD" w:rsidP="004D04DD">
            <w:r>
              <w:rPr>
                <w:rFonts w:eastAsia="Calibri"/>
                <w:color w:val="000000"/>
                <w:sz w:val="19"/>
                <w:szCs w:val="19"/>
              </w:rPr>
              <w:t>+81.2 %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F42052" w14:textId="77777777" w:rsidR="004D04DD" w:rsidRDefault="004D04DD" w:rsidP="004D04DD">
            <w:r>
              <w:rPr>
                <w:rFonts w:eastAsia="Calibri"/>
                <w:color w:val="000000"/>
                <w:sz w:val="19"/>
                <w:szCs w:val="19"/>
              </w:rPr>
              <w:t>+16.8 %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888CEF" w14:textId="77777777" w:rsidR="004D04DD" w:rsidRDefault="004D04DD" w:rsidP="004D04DD">
            <w:r>
              <w:rPr>
                <w:rFonts w:eastAsia="Calibri"/>
                <w:color w:val="000000"/>
                <w:sz w:val="19"/>
                <w:szCs w:val="19"/>
              </w:rPr>
              <w:t>Bubble</w:t>
            </w:r>
          </w:p>
        </w:tc>
      </w:tr>
      <w:tr w:rsidR="004D04DD" w14:paraId="20998C64"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F90F1A" w14:textId="77777777" w:rsidR="004D04DD" w:rsidRDefault="004D04DD" w:rsidP="004D04DD">
            <w:r>
              <w:rPr>
                <w:rFonts w:eastAsia="Calibri"/>
                <w:color w:val="000000"/>
                <w:sz w:val="19"/>
                <w:szCs w:val="19"/>
              </w:rPr>
              <w:t>20.10.2010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C521BA" w14:textId="77777777" w:rsidR="004D04DD" w:rsidRDefault="004D04DD" w:rsidP="004D04DD">
            <w:r>
              <w:rPr>
                <w:rFonts w:eastAsia="Calibri"/>
                <w:color w:val="000000"/>
                <w:sz w:val="19"/>
                <w:szCs w:val="19"/>
              </w:rPr>
              <w:t>175.6</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ABA8C5" w14:textId="77777777" w:rsidR="004D04DD" w:rsidRDefault="004D04DD" w:rsidP="004D04DD">
            <w:r>
              <w:rPr>
                <w:rFonts w:eastAsia="Calibri"/>
                <w:color w:val="000000"/>
                <w:sz w:val="19"/>
                <w:szCs w:val="19"/>
              </w:rPr>
              <w:t>1.124</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76835C" w14:textId="77777777" w:rsidR="004D04DD" w:rsidRDefault="004D04DD" w:rsidP="004D04DD">
            <w:r>
              <w:rPr>
                <w:rFonts w:eastAsia="Calibri"/>
                <w:color w:val="000000"/>
                <w:sz w:val="19"/>
                <w:szCs w:val="19"/>
              </w:rPr>
              <w:t>0.0084</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9A0237" w14:textId="77777777" w:rsidR="004D04DD" w:rsidRDefault="004D04DD" w:rsidP="004D04DD">
            <w:r>
              <w:rPr>
                <w:rFonts w:eastAsia="Calibri"/>
                <w:color w:val="000000"/>
                <w:sz w:val="19"/>
                <w:szCs w:val="19"/>
              </w:rPr>
              <w:t>2.50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53CEC0" w14:textId="77777777" w:rsidR="004D04DD" w:rsidRDefault="004D04DD" w:rsidP="004D04DD">
            <w:r>
              <w:rPr>
                <w:rFonts w:eastAsia="Calibri"/>
                <w:color w:val="000000"/>
                <w:sz w:val="19"/>
                <w:szCs w:val="19"/>
              </w:rPr>
              <w:t>+18.0 %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2F5C43" w14:textId="77777777" w:rsidR="004D04DD" w:rsidRDefault="004D04DD" w:rsidP="004D04DD">
            <w:r>
              <w:rPr>
                <w:rFonts w:eastAsia="Calibri"/>
                <w:color w:val="000000"/>
                <w:sz w:val="19"/>
                <w:szCs w:val="19"/>
              </w:rPr>
              <w:t>+2.6 %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F35F3D" w14:textId="77777777" w:rsidR="004D04DD" w:rsidRDefault="004D04DD" w:rsidP="004D04DD">
            <w:r>
              <w:rPr>
                <w:rFonts w:eastAsia="Calibri"/>
                <w:color w:val="000000"/>
                <w:sz w:val="19"/>
                <w:szCs w:val="19"/>
              </w:rPr>
              <w:t>Indifferent</w:t>
            </w:r>
          </w:p>
        </w:tc>
      </w:tr>
      <w:tr w:rsidR="004D04DD" w14:paraId="22354CAF"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DAB9B17" w14:textId="77777777" w:rsidR="004D04DD" w:rsidRDefault="004D04DD" w:rsidP="004D04DD">
            <w:r>
              <w:rPr>
                <w:rFonts w:eastAsia="Calibri"/>
                <w:color w:val="000000"/>
                <w:sz w:val="19"/>
                <w:szCs w:val="19"/>
              </w:rPr>
              <w:t>25.10.2010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B69951F" w14:textId="77777777" w:rsidR="004D04DD" w:rsidRDefault="004D04DD" w:rsidP="004D04DD">
            <w:r>
              <w:rPr>
                <w:rFonts w:eastAsia="Calibri"/>
                <w:color w:val="000000"/>
                <w:sz w:val="19"/>
                <w:szCs w:val="19"/>
              </w:rPr>
              <w:t>176.0</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8AC950" w14:textId="77777777" w:rsidR="004D04DD" w:rsidRDefault="004D04DD" w:rsidP="004D04DD">
            <w:r>
              <w:rPr>
                <w:rFonts w:eastAsia="Calibri"/>
                <w:color w:val="000000"/>
                <w:sz w:val="19"/>
                <w:szCs w:val="19"/>
              </w:rPr>
              <w:t>1.010</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59D011" w14:textId="77777777" w:rsidR="004D04DD" w:rsidRDefault="004D04DD" w:rsidP="004D04DD">
            <w:r>
              <w:rPr>
                <w:rFonts w:eastAsia="Calibri"/>
                <w:color w:val="000000"/>
                <w:sz w:val="19"/>
                <w:szCs w:val="19"/>
              </w:rPr>
              <w:t>0.0106</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8FD305" w14:textId="77777777" w:rsidR="004D04DD" w:rsidRDefault="004D04DD" w:rsidP="004D04DD">
            <w:r>
              <w:rPr>
                <w:rFonts w:eastAsia="Calibri"/>
                <w:color w:val="000000"/>
                <w:sz w:val="19"/>
                <w:szCs w:val="19"/>
              </w:rPr>
              <w:t>2.62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9F6585" w14:textId="77777777" w:rsidR="004D04DD" w:rsidRDefault="004D04DD" w:rsidP="004D04DD">
            <w:r>
              <w:rPr>
                <w:rFonts w:eastAsia="Calibri"/>
                <w:color w:val="000000"/>
                <w:sz w:val="19"/>
                <w:szCs w:val="19"/>
              </w:rPr>
              <w:t>+26.7 %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067F26" w14:textId="77777777" w:rsidR="004D04DD" w:rsidRDefault="004D04DD" w:rsidP="004D04DD">
            <w:r>
              <w:rPr>
                <w:rFonts w:eastAsia="Calibri"/>
                <w:color w:val="000000"/>
                <w:sz w:val="19"/>
                <w:szCs w:val="19"/>
              </w:rPr>
              <w:t>−1.4 %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548BADC" w14:textId="77777777" w:rsidR="004D04DD" w:rsidRDefault="004D04DD" w:rsidP="004D04DD">
            <w:r>
              <w:rPr>
                <w:rFonts w:eastAsia="Calibri"/>
                <w:color w:val="000000"/>
                <w:sz w:val="19"/>
                <w:szCs w:val="19"/>
              </w:rPr>
              <w:t>Bubble</w:t>
            </w:r>
          </w:p>
        </w:tc>
      </w:tr>
      <w:tr w:rsidR="004D04DD" w14:paraId="72AF909E"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CBA957" w14:textId="77777777" w:rsidR="004D04DD" w:rsidRDefault="004D04DD" w:rsidP="004D04DD">
            <w:r>
              <w:rPr>
                <w:rFonts w:eastAsia="Calibri"/>
                <w:color w:val="000000"/>
                <w:sz w:val="19"/>
                <w:szCs w:val="19"/>
              </w:rPr>
              <w:lastRenderedPageBreak/>
              <w:t>27.10.2010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2C71A8" w14:textId="77777777" w:rsidR="004D04DD" w:rsidRDefault="004D04DD" w:rsidP="004D04DD">
            <w:r>
              <w:rPr>
                <w:rFonts w:eastAsia="Calibri"/>
                <w:color w:val="000000"/>
                <w:sz w:val="19"/>
                <w:szCs w:val="19"/>
              </w:rPr>
              <w:t>180.5</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110809" w14:textId="77777777" w:rsidR="004D04DD" w:rsidRDefault="004D04DD" w:rsidP="004D04DD">
            <w:r>
              <w:rPr>
                <w:rFonts w:eastAsia="Calibri"/>
                <w:color w:val="000000"/>
                <w:sz w:val="19"/>
                <w:szCs w:val="19"/>
              </w:rPr>
              <w:t>1.502</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6DF81E" w14:textId="77777777" w:rsidR="004D04DD" w:rsidRDefault="004D04DD" w:rsidP="004D04DD">
            <w:r>
              <w:rPr>
                <w:rFonts w:eastAsia="Calibri"/>
                <w:color w:val="000000"/>
                <w:sz w:val="19"/>
                <w:szCs w:val="19"/>
              </w:rPr>
              <w:t>0.0148</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2D46F3D" w14:textId="77777777" w:rsidR="004D04DD" w:rsidRDefault="004D04DD" w:rsidP="004D04DD">
            <w:r>
              <w:rPr>
                <w:rFonts w:eastAsia="Calibri"/>
                <w:color w:val="000000"/>
                <w:sz w:val="19"/>
                <w:szCs w:val="19"/>
              </w:rPr>
              <w:t>3.46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ABC56EC" w14:textId="77777777" w:rsidR="004D04DD" w:rsidRDefault="004D04DD" w:rsidP="004D04DD">
            <w:r>
              <w:rPr>
                <w:rFonts w:eastAsia="Calibri"/>
                <w:color w:val="000000"/>
                <w:sz w:val="19"/>
                <w:szCs w:val="19"/>
              </w:rPr>
              <w:t>+24.3 %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5F5474" w14:textId="77777777" w:rsidR="004D04DD" w:rsidRDefault="004D04DD" w:rsidP="004D04DD">
            <w:r>
              <w:rPr>
                <w:rFonts w:eastAsia="Calibri"/>
                <w:color w:val="000000"/>
                <w:sz w:val="19"/>
                <w:szCs w:val="19"/>
              </w:rPr>
              <w:t>+0.5 %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37D33D" w14:textId="77777777" w:rsidR="004D04DD" w:rsidRDefault="004D04DD" w:rsidP="004D04DD">
            <w:r>
              <w:rPr>
                <w:rFonts w:eastAsia="Calibri"/>
                <w:color w:val="000000"/>
                <w:sz w:val="19"/>
                <w:szCs w:val="19"/>
              </w:rPr>
              <w:t>Bubble</w:t>
            </w:r>
          </w:p>
        </w:tc>
      </w:tr>
      <w:tr w:rsidR="004D04DD" w14:paraId="5C3C8406"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44BE5D9" w14:textId="77777777" w:rsidR="004D04DD" w:rsidRDefault="004D04DD" w:rsidP="004D04DD">
            <w:r>
              <w:rPr>
                <w:rFonts w:eastAsia="Calibri"/>
                <w:color w:val="000000"/>
                <w:sz w:val="19"/>
                <w:szCs w:val="19"/>
              </w:rPr>
              <w:t>02.11.2010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EBD97C3" w14:textId="77777777" w:rsidR="004D04DD" w:rsidRDefault="004D04DD" w:rsidP="004D04DD">
            <w:r>
              <w:rPr>
                <w:rFonts w:eastAsia="Calibri"/>
                <w:color w:val="000000"/>
                <w:sz w:val="19"/>
                <w:szCs w:val="19"/>
              </w:rPr>
              <w:t>180.0</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73FD30" w14:textId="77777777" w:rsidR="004D04DD" w:rsidRDefault="004D04DD" w:rsidP="004D04DD">
            <w:r>
              <w:rPr>
                <w:rFonts w:eastAsia="Calibri"/>
                <w:color w:val="000000"/>
                <w:sz w:val="19"/>
                <w:szCs w:val="19"/>
              </w:rPr>
              <w:t>1.046</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C50343" w14:textId="77777777" w:rsidR="004D04DD" w:rsidRDefault="004D04DD" w:rsidP="004D04DD">
            <w:r>
              <w:rPr>
                <w:rFonts w:eastAsia="Calibri"/>
                <w:color w:val="000000"/>
                <w:sz w:val="19"/>
                <w:szCs w:val="19"/>
              </w:rPr>
              <w:t>0.0257</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1AFF99" w14:textId="77777777" w:rsidR="004D04DD" w:rsidRDefault="004D04DD" w:rsidP="004D04DD">
            <w:r>
              <w:rPr>
                <w:rFonts w:eastAsia="Calibri"/>
                <w:color w:val="000000"/>
                <w:sz w:val="19"/>
                <w:szCs w:val="19"/>
              </w:rPr>
              <w:t>5.63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CC7DC0" w14:textId="77777777" w:rsidR="004D04DD" w:rsidRDefault="004D04DD" w:rsidP="004D04DD">
            <w:r>
              <w:rPr>
                <w:rFonts w:eastAsia="Calibri"/>
                <w:color w:val="000000"/>
                <w:sz w:val="19"/>
                <w:szCs w:val="19"/>
              </w:rPr>
              <w:t>+33.3 %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01218A" w14:textId="77777777" w:rsidR="004D04DD" w:rsidRDefault="004D04DD" w:rsidP="004D04DD">
            <w:r>
              <w:rPr>
                <w:rFonts w:eastAsia="Calibri"/>
                <w:color w:val="000000"/>
                <w:sz w:val="19"/>
                <w:szCs w:val="19"/>
              </w:rPr>
              <w:t>+1.6 %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708F76" w14:textId="77777777" w:rsidR="004D04DD" w:rsidRDefault="004D04DD" w:rsidP="004D04DD">
            <w:r>
              <w:rPr>
                <w:rFonts w:eastAsia="Calibri"/>
                <w:color w:val="000000"/>
                <w:sz w:val="19"/>
                <w:szCs w:val="19"/>
              </w:rPr>
              <w:t>Bubble</w:t>
            </w:r>
          </w:p>
        </w:tc>
      </w:tr>
      <w:tr w:rsidR="004D04DD" w14:paraId="163B2D1B"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8A1B213" w14:textId="77777777" w:rsidR="004D04DD" w:rsidRDefault="004D04DD" w:rsidP="004D04DD">
            <w:r>
              <w:rPr>
                <w:rFonts w:eastAsia="Calibri"/>
                <w:color w:val="000000"/>
                <w:sz w:val="19"/>
                <w:szCs w:val="19"/>
              </w:rPr>
              <w:t>10.11.2010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E3938DB" w14:textId="77777777" w:rsidR="004D04DD" w:rsidRDefault="004D04DD" w:rsidP="004D04DD">
            <w:r>
              <w:rPr>
                <w:rFonts w:eastAsia="Calibri"/>
                <w:color w:val="000000"/>
                <w:sz w:val="19"/>
                <w:szCs w:val="19"/>
              </w:rPr>
              <w:t>182.8</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446D4A4" w14:textId="77777777" w:rsidR="004D04DD" w:rsidRDefault="004D04DD" w:rsidP="004D04DD">
            <w:r>
              <w:rPr>
                <w:rFonts w:eastAsia="Calibri"/>
                <w:color w:val="000000"/>
                <w:sz w:val="19"/>
                <w:szCs w:val="19"/>
              </w:rPr>
              <w:t>1.143</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58826C" w14:textId="77777777" w:rsidR="004D04DD" w:rsidRDefault="004D04DD" w:rsidP="004D04DD">
            <w:r>
              <w:rPr>
                <w:rFonts w:eastAsia="Calibri"/>
                <w:color w:val="000000"/>
                <w:sz w:val="19"/>
                <w:szCs w:val="19"/>
              </w:rPr>
              <w:t>0.0117</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906A30" w14:textId="77777777" w:rsidR="004D04DD" w:rsidRDefault="004D04DD" w:rsidP="004D04DD">
            <w:r>
              <w:rPr>
                <w:rFonts w:eastAsia="Calibri"/>
                <w:color w:val="000000"/>
                <w:sz w:val="19"/>
                <w:szCs w:val="19"/>
              </w:rPr>
              <w:t>2.84</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467E24" w14:textId="77777777" w:rsidR="004D04DD" w:rsidRDefault="004D04DD" w:rsidP="004D04DD">
            <w:r>
              <w:rPr>
                <w:rFonts w:eastAsia="Calibri"/>
                <w:color w:val="000000"/>
                <w:sz w:val="19"/>
                <w:szCs w:val="19"/>
              </w:rPr>
              <w:t>+35.2 %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620896" w14:textId="77777777" w:rsidR="004D04DD" w:rsidRDefault="004D04DD" w:rsidP="004D04DD">
            <w:r>
              <w:rPr>
                <w:rFonts w:eastAsia="Calibri"/>
                <w:color w:val="000000"/>
                <w:sz w:val="19"/>
                <w:szCs w:val="19"/>
              </w:rPr>
              <w:t>−4.3 %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F056B4" w14:textId="77777777" w:rsidR="004D04DD" w:rsidRDefault="004D04DD" w:rsidP="004D04DD">
            <w:r>
              <w:rPr>
                <w:rFonts w:eastAsia="Calibri"/>
                <w:color w:val="000000"/>
                <w:sz w:val="19"/>
                <w:szCs w:val="19"/>
              </w:rPr>
              <w:t>Bubble</w:t>
            </w:r>
          </w:p>
        </w:tc>
      </w:tr>
      <w:tr w:rsidR="004D04DD" w14:paraId="01BFF7B3"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3E25FE" w14:textId="77777777" w:rsidR="004D04DD" w:rsidRDefault="004D04DD" w:rsidP="004D04DD">
            <w:r>
              <w:rPr>
                <w:rFonts w:eastAsia="Calibri"/>
                <w:color w:val="000000"/>
                <w:sz w:val="19"/>
                <w:szCs w:val="19"/>
              </w:rPr>
              <w:t>08.05.2017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6448287" w14:textId="77777777" w:rsidR="004D04DD" w:rsidRDefault="004D04DD" w:rsidP="004D04DD">
            <w:r>
              <w:rPr>
                <w:rFonts w:eastAsia="Calibri"/>
                <w:color w:val="000000"/>
                <w:sz w:val="19"/>
                <w:szCs w:val="19"/>
              </w:rPr>
              <w:t>612.0</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503542" w14:textId="77777777" w:rsidR="004D04DD" w:rsidRDefault="004D04DD" w:rsidP="004D04DD">
            <w:r>
              <w:rPr>
                <w:rFonts w:eastAsia="Calibri"/>
                <w:color w:val="000000"/>
                <w:sz w:val="19"/>
                <w:szCs w:val="19"/>
              </w:rPr>
              <w:t>1.026</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17F200" w14:textId="77777777" w:rsidR="004D04DD" w:rsidRDefault="004D04DD" w:rsidP="004D04DD">
            <w:r>
              <w:rPr>
                <w:rFonts w:eastAsia="Calibri"/>
                <w:color w:val="000000"/>
                <w:sz w:val="19"/>
                <w:szCs w:val="19"/>
              </w:rPr>
              <w:t>0.0066</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6ABDFB7" w14:textId="77777777" w:rsidR="004D04DD" w:rsidRDefault="004D04DD" w:rsidP="004D04DD">
            <w:r>
              <w:rPr>
                <w:rFonts w:eastAsia="Calibri"/>
                <w:color w:val="000000"/>
                <w:sz w:val="19"/>
                <w:szCs w:val="19"/>
              </w:rPr>
              <w:t>2.50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AB230BF" w14:textId="77777777" w:rsidR="004D04DD" w:rsidRDefault="004D04DD" w:rsidP="004D04DD">
            <w:r>
              <w:rPr>
                <w:rFonts w:eastAsia="Calibri"/>
                <w:color w:val="000000"/>
                <w:sz w:val="19"/>
                <w:szCs w:val="19"/>
              </w:rPr>
              <w:t>+25.5 %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104CAE2" w14:textId="77777777" w:rsidR="004D04DD" w:rsidRDefault="004D04DD" w:rsidP="004D04DD">
            <w:r>
              <w:rPr>
                <w:rFonts w:eastAsia="Calibri"/>
                <w:color w:val="000000"/>
                <w:sz w:val="19"/>
                <w:szCs w:val="19"/>
              </w:rPr>
              <w:t>+9.2 %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E7FC1E" w14:textId="77777777" w:rsidR="004D04DD" w:rsidRDefault="004D04DD" w:rsidP="004D04DD">
            <w:r>
              <w:rPr>
                <w:rFonts w:eastAsia="Calibri"/>
                <w:color w:val="000000"/>
                <w:sz w:val="19"/>
                <w:szCs w:val="19"/>
              </w:rPr>
              <w:t>Bubble</w:t>
            </w:r>
          </w:p>
        </w:tc>
      </w:tr>
      <w:tr w:rsidR="004D04DD" w14:paraId="1F76862E"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8E379D" w14:textId="77777777" w:rsidR="004D04DD" w:rsidRDefault="004D04DD" w:rsidP="004D04DD">
            <w:r>
              <w:rPr>
                <w:rFonts w:eastAsia="Calibri"/>
                <w:color w:val="000000"/>
                <w:sz w:val="19"/>
                <w:szCs w:val="19"/>
              </w:rPr>
              <w:t>17.01.2020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6F8549C" w14:textId="77777777" w:rsidR="004D04DD" w:rsidRDefault="004D04DD" w:rsidP="004D04DD">
            <w:r>
              <w:rPr>
                <w:rFonts w:eastAsia="Calibri"/>
                <w:color w:val="000000"/>
                <w:sz w:val="19"/>
                <w:szCs w:val="19"/>
              </w:rPr>
              <w:t>921.2</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FD2B598" w14:textId="77777777" w:rsidR="004D04DD" w:rsidRDefault="004D04DD" w:rsidP="004D04DD">
            <w:r>
              <w:rPr>
                <w:rFonts w:eastAsia="Calibri"/>
                <w:color w:val="000000"/>
                <w:sz w:val="19"/>
                <w:szCs w:val="19"/>
              </w:rPr>
              <w:t>1.072</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18D68A8" w14:textId="77777777" w:rsidR="004D04DD" w:rsidRDefault="004D04DD" w:rsidP="004D04DD">
            <w:r>
              <w:rPr>
                <w:rFonts w:eastAsia="Calibri"/>
                <w:color w:val="000000"/>
                <w:sz w:val="19"/>
                <w:szCs w:val="19"/>
              </w:rPr>
              <w:t>0.0038</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F49FD1" w14:textId="77777777" w:rsidR="004D04DD" w:rsidRDefault="004D04DD" w:rsidP="004D04DD">
            <w:r>
              <w:rPr>
                <w:rFonts w:eastAsia="Calibri"/>
                <w:color w:val="000000"/>
                <w:sz w:val="19"/>
                <w:szCs w:val="19"/>
              </w:rPr>
              <w:t>2.50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BA3E3E7" w14:textId="77777777" w:rsidR="004D04DD" w:rsidRDefault="004D04DD" w:rsidP="004D04DD">
            <w:r>
              <w:rPr>
                <w:rFonts w:eastAsia="Calibri"/>
                <w:color w:val="000000"/>
                <w:sz w:val="19"/>
                <w:szCs w:val="19"/>
              </w:rPr>
              <w:t>+18.3 %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96AE520" w14:textId="77777777" w:rsidR="004D04DD" w:rsidRDefault="004D04DD" w:rsidP="004D04DD">
            <w:r>
              <w:rPr>
                <w:rFonts w:eastAsia="Calibri"/>
                <w:color w:val="000000"/>
                <w:sz w:val="19"/>
                <w:szCs w:val="19"/>
              </w:rPr>
              <w:t>−4.8 %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4E4FACE" w14:textId="77777777" w:rsidR="004D04DD" w:rsidRDefault="004D04DD" w:rsidP="004D04DD">
            <w:r>
              <w:rPr>
                <w:rFonts w:eastAsia="Calibri"/>
                <w:color w:val="000000"/>
                <w:sz w:val="19"/>
                <w:szCs w:val="19"/>
              </w:rPr>
              <w:t>Indifferent</w:t>
            </w:r>
          </w:p>
        </w:tc>
      </w:tr>
      <w:tr w:rsidR="004D04DD" w14:paraId="0201D6B4"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1066848" w14:textId="77777777" w:rsidR="004D04DD" w:rsidRDefault="004D04DD" w:rsidP="004D04DD">
            <w:r>
              <w:rPr>
                <w:rFonts w:eastAsia="Calibri"/>
                <w:color w:val="000000"/>
                <w:sz w:val="19"/>
                <w:szCs w:val="19"/>
              </w:rPr>
              <w:t>09.04.2021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DB5645" w14:textId="77777777" w:rsidR="004D04DD" w:rsidRDefault="004D04DD" w:rsidP="004D04DD">
            <w:r>
              <w:rPr>
                <w:rFonts w:eastAsia="Calibri"/>
                <w:color w:val="000000"/>
                <w:sz w:val="19"/>
                <w:szCs w:val="19"/>
              </w:rPr>
              <w:t>1265.5</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894CD0" w14:textId="77777777" w:rsidR="004D04DD" w:rsidRDefault="004D04DD" w:rsidP="004D04DD">
            <w:r>
              <w:rPr>
                <w:rFonts w:eastAsia="Calibri"/>
                <w:color w:val="000000"/>
                <w:sz w:val="19"/>
                <w:szCs w:val="19"/>
              </w:rPr>
              <w:t>1.023</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54A6CC" w14:textId="77777777" w:rsidR="004D04DD" w:rsidRDefault="004D04DD" w:rsidP="004D04DD">
            <w:r>
              <w:rPr>
                <w:rFonts w:eastAsia="Calibri"/>
                <w:color w:val="000000"/>
                <w:sz w:val="19"/>
                <w:szCs w:val="19"/>
              </w:rPr>
              <w:t>0.0147</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8FB4C7" w14:textId="77777777" w:rsidR="004D04DD" w:rsidRDefault="004D04DD" w:rsidP="004D04DD">
            <w:r>
              <w:rPr>
                <w:rFonts w:eastAsia="Calibri"/>
                <w:color w:val="000000"/>
                <w:sz w:val="19"/>
                <w:szCs w:val="19"/>
              </w:rPr>
              <w:t>3.45</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1719E0" w14:textId="77777777" w:rsidR="004D04DD" w:rsidRDefault="004D04DD" w:rsidP="004D04DD">
            <w:r>
              <w:rPr>
                <w:rFonts w:eastAsia="Calibri"/>
                <w:color w:val="000000"/>
                <w:sz w:val="19"/>
                <w:szCs w:val="19"/>
              </w:rPr>
              <w:t>+51.7 %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486935" w14:textId="77777777" w:rsidR="004D04DD" w:rsidRDefault="004D04DD" w:rsidP="004D04DD">
            <w:r>
              <w:rPr>
                <w:rFonts w:eastAsia="Calibri"/>
                <w:color w:val="000000"/>
                <w:sz w:val="19"/>
                <w:szCs w:val="19"/>
              </w:rPr>
              <w:t>+8.1 %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FF9175B" w14:textId="77777777" w:rsidR="004D04DD" w:rsidRDefault="004D04DD" w:rsidP="004D04DD">
            <w:r>
              <w:rPr>
                <w:rFonts w:eastAsia="Calibri"/>
                <w:color w:val="000000"/>
                <w:sz w:val="19"/>
                <w:szCs w:val="19"/>
              </w:rPr>
              <w:t>Bubble</w:t>
            </w:r>
          </w:p>
        </w:tc>
      </w:tr>
      <w:tr w:rsidR="004D04DD" w14:paraId="3D69B017"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96664C" w14:textId="77777777" w:rsidR="004D04DD" w:rsidRDefault="004D04DD" w:rsidP="004D04DD">
            <w:r>
              <w:rPr>
                <w:rFonts w:eastAsia="Calibri"/>
                <w:color w:val="000000"/>
                <w:sz w:val="19"/>
                <w:szCs w:val="19"/>
              </w:rPr>
              <w:t>20.04.2021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DF4035" w14:textId="77777777" w:rsidR="004D04DD" w:rsidRDefault="004D04DD" w:rsidP="004D04DD">
            <w:r>
              <w:rPr>
                <w:rFonts w:eastAsia="Calibri"/>
                <w:color w:val="000000"/>
                <w:sz w:val="19"/>
                <w:szCs w:val="19"/>
              </w:rPr>
              <w:t>1321.0</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F36DA" w14:textId="77777777" w:rsidR="004D04DD" w:rsidRDefault="004D04DD" w:rsidP="004D04DD">
            <w:r>
              <w:rPr>
                <w:rFonts w:eastAsia="Calibri"/>
                <w:color w:val="000000"/>
                <w:sz w:val="19"/>
                <w:szCs w:val="19"/>
              </w:rPr>
              <w:t>1.244</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D81DF1" w14:textId="77777777" w:rsidR="004D04DD" w:rsidRDefault="004D04DD" w:rsidP="004D04DD">
            <w:r>
              <w:rPr>
                <w:rFonts w:eastAsia="Calibri"/>
                <w:color w:val="000000"/>
                <w:sz w:val="19"/>
                <w:szCs w:val="19"/>
              </w:rPr>
              <w:t>0.0173</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016ABC" w14:textId="77777777" w:rsidR="004D04DD" w:rsidRDefault="004D04DD" w:rsidP="004D04DD">
            <w:r>
              <w:rPr>
                <w:rFonts w:eastAsia="Calibri"/>
                <w:color w:val="000000"/>
                <w:sz w:val="19"/>
                <w:szCs w:val="19"/>
              </w:rPr>
              <w:t>3.96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1689361" w14:textId="77777777" w:rsidR="004D04DD" w:rsidRDefault="004D04DD" w:rsidP="004D04DD">
            <w:r>
              <w:rPr>
                <w:rFonts w:eastAsia="Calibri"/>
                <w:color w:val="000000"/>
                <w:sz w:val="19"/>
                <w:szCs w:val="19"/>
              </w:rPr>
              <w:t>+50.0 %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3EAA511" w14:textId="77777777" w:rsidR="004D04DD" w:rsidRDefault="004D04DD" w:rsidP="004D04DD">
            <w:r>
              <w:rPr>
                <w:rFonts w:eastAsia="Calibri"/>
                <w:color w:val="000000"/>
                <w:sz w:val="19"/>
                <w:szCs w:val="19"/>
              </w:rPr>
              <w:t>+17.8 %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BCB32D3" w14:textId="77777777" w:rsidR="004D04DD" w:rsidRDefault="004D04DD" w:rsidP="004D04DD">
            <w:r>
              <w:rPr>
                <w:rFonts w:eastAsia="Calibri"/>
                <w:color w:val="000000"/>
                <w:sz w:val="19"/>
                <w:szCs w:val="19"/>
              </w:rPr>
              <w:t>Bubble</w:t>
            </w:r>
          </w:p>
        </w:tc>
      </w:tr>
      <w:tr w:rsidR="004D04DD" w14:paraId="64644FD4"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954616" w14:textId="77777777" w:rsidR="004D04DD" w:rsidRDefault="004D04DD" w:rsidP="004D04DD">
            <w:r>
              <w:rPr>
                <w:rFonts w:eastAsia="Calibri"/>
                <w:color w:val="000000"/>
                <w:sz w:val="19"/>
                <w:szCs w:val="19"/>
              </w:rPr>
              <w:t>27.07.2021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BAE8AC3" w14:textId="77777777" w:rsidR="004D04DD" w:rsidRDefault="004D04DD" w:rsidP="004D04DD">
            <w:r>
              <w:rPr>
                <w:rFonts w:eastAsia="Calibri"/>
                <w:color w:val="000000"/>
                <w:sz w:val="19"/>
                <w:szCs w:val="19"/>
              </w:rPr>
              <w:t>1529.5</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0E53B4" w14:textId="77777777" w:rsidR="004D04DD" w:rsidRDefault="004D04DD" w:rsidP="004D04DD">
            <w:r>
              <w:rPr>
                <w:rFonts w:eastAsia="Calibri"/>
                <w:color w:val="000000"/>
                <w:sz w:val="19"/>
                <w:szCs w:val="19"/>
              </w:rPr>
              <w:t>1.022</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ADD36B" w14:textId="77777777" w:rsidR="004D04DD" w:rsidRDefault="004D04DD" w:rsidP="004D04DD">
            <w:r>
              <w:rPr>
                <w:rFonts w:eastAsia="Calibri"/>
                <w:color w:val="000000"/>
                <w:sz w:val="19"/>
                <w:szCs w:val="19"/>
              </w:rPr>
              <w:t>0.0173</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947E19" w14:textId="77777777" w:rsidR="004D04DD" w:rsidRDefault="004D04DD" w:rsidP="004D04DD">
            <w:r>
              <w:rPr>
                <w:rFonts w:eastAsia="Calibri"/>
                <w:color w:val="000000"/>
                <w:sz w:val="19"/>
                <w:szCs w:val="19"/>
              </w:rPr>
              <w:t>3.97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B650D5" w14:textId="77777777" w:rsidR="004D04DD" w:rsidRDefault="004D04DD" w:rsidP="004D04DD">
            <w:r>
              <w:rPr>
                <w:rFonts w:eastAsia="Calibri"/>
                <w:color w:val="000000"/>
                <w:sz w:val="19"/>
                <w:szCs w:val="19"/>
              </w:rPr>
              <w:t>+39.6 %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47EDB9" w14:textId="77777777" w:rsidR="004D04DD" w:rsidRDefault="004D04DD" w:rsidP="004D04DD">
            <w:r>
              <w:rPr>
                <w:rFonts w:eastAsia="Calibri"/>
                <w:color w:val="000000"/>
                <w:sz w:val="19"/>
                <w:szCs w:val="19"/>
              </w:rPr>
              <w:t>−10.8 %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B778CE0" w14:textId="77777777" w:rsidR="004D04DD" w:rsidRDefault="004D04DD" w:rsidP="004D04DD">
            <w:r>
              <w:rPr>
                <w:rFonts w:eastAsia="Calibri"/>
                <w:color w:val="000000"/>
                <w:sz w:val="19"/>
                <w:szCs w:val="19"/>
              </w:rPr>
              <w:t>Bubble</w:t>
            </w:r>
          </w:p>
        </w:tc>
      </w:tr>
      <w:tr w:rsidR="004D04DD" w14:paraId="00012C05"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576BED" w14:textId="77777777" w:rsidR="004D04DD" w:rsidRDefault="004D04DD" w:rsidP="004D04DD">
            <w:r>
              <w:rPr>
                <w:rFonts w:eastAsia="Calibri"/>
                <w:color w:val="000000"/>
                <w:sz w:val="19"/>
                <w:szCs w:val="19"/>
              </w:rPr>
              <w:t>30.07.2021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FD46339" w14:textId="77777777" w:rsidR="004D04DD" w:rsidRDefault="004D04DD" w:rsidP="004D04DD">
            <w:r>
              <w:rPr>
                <w:rFonts w:eastAsia="Calibri"/>
                <w:color w:val="000000"/>
                <w:sz w:val="19"/>
                <w:szCs w:val="19"/>
              </w:rPr>
              <w:t>1532.5</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EF72ED" w14:textId="77777777" w:rsidR="004D04DD" w:rsidRDefault="004D04DD" w:rsidP="004D04DD">
            <w:r>
              <w:rPr>
                <w:rFonts w:eastAsia="Calibri"/>
                <w:color w:val="000000"/>
                <w:sz w:val="19"/>
                <w:szCs w:val="19"/>
              </w:rPr>
              <w:t>1.013</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18B342" w14:textId="77777777" w:rsidR="004D04DD" w:rsidRDefault="004D04DD" w:rsidP="004D04DD">
            <w:r>
              <w:rPr>
                <w:rFonts w:eastAsia="Calibri"/>
                <w:color w:val="000000"/>
                <w:sz w:val="19"/>
                <w:szCs w:val="19"/>
              </w:rPr>
              <w:t>0.0129</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A1B78E" w14:textId="77777777" w:rsidR="004D04DD" w:rsidRDefault="004D04DD" w:rsidP="004D04DD">
            <w:r>
              <w:rPr>
                <w:rFonts w:eastAsia="Calibri"/>
                <w:color w:val="000000"/>
                <w:sz w:val="19"/>
                <w:szCs w:val="19"/>
              </w:rPr>
              <w:t>3.09</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0B8E7E" w14:textId="77777777" w:rsidR="004D04DD" w:rsidRDefault="004D04DD" w:rsidP="004D04DD">
            <w:r>
              <w:rPr>
                <w:rFonts w:eastAsia="Calibri"/>
                <w:color w:val="000000"/>
                <w:sz w:val="19"/>
                <w:szCs w:val="19"/>
              </w:rPr>
              <w:t>+46.8 %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662B53" w14:textId="77777777" w:rsidR="004D04DD" w:rsidRDefault="004D04DD" w:rsidP="004D04DD">
            <w:r>
              <w:rPr>
                <w:rFonts w:eastAsia="Calibri"/>
                <w:color w:val="000000"/>
                <w:sz w:val="19"/>
                <w:szCs w:val="19"/>
              </w:rPr>
              <w:t>−18.2 %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798E7CB" w14:textId="77777777" w:rsidR="004D04DD" w:rsidRDefault="004D04DD" w:rsidP="004D04DD">
            <w:r>
              <w:rPr>
                <w:rFonts w:eastAsia="Calibri"/>
                <w:color w:val="000000"/>
                <w:sz w:val="19"/>
                <w:szCs w:val="19"/>
              </w:rPr>
              <w:t>Bubble</w:t>
            </w:r>
          </w:p>
        </w:tc>
      </w:tr>
      <w:tr w:rsidR="004D04DD" w14:paraId="3DBBA1B7"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802640E" w14:textId="77777777" w:rsidR="004D04DD" w:rsidRDefault="004D04DD" w:rsidP="004D04DD">
            <w:r>
              <w:rPr>
                <w:rFonts w:eastAsia="Calibri"/>
                <w:color w:val="000000"/>
                <w:sz w:val="19"/>
                <w:szCs w:val="19"/>
              </w:rPr>
              <w:t>16.08.2021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C53552" w14:textId="77777777" w:rsidR="004D04DD" w:rsidRDefault="004D04DD" w:rsidP="004D04DD">
            <w:r>
              <w:rPr>
                <w:rFonts w:eastAsia="Calibri"/>
                <w:color w:val="000000"/>
                <w:sz w:val="19"/>
                <w:szCs w:val="19"/>
              </w:rPr>
              <w:t>1597.5</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E9B5007" w14:textId="77777777" w:rsidR="004D04DD" w:rsidRDefault="004D04DD" w:rsidP="004D04DD">
            <w:r>
              <w:rPr>
                <w:rFonts w:eastAsia="Calibri"/>
                <w:color w:val="000000"/>
                <w:sz w:val="19"/>
                <w:szCs w:val="19"/>
              </w:rPr>
              <w:t>1.173</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59C9B9" w14:textId="77777777" w:rsidR="004D04DD" w:rsidRDefault="004D04DD" w:rsidP="004D04DD">
            <w:r>
              <w:rPr>
                <w:rFonts w:eastAsia="Calibri"/>
                <w:color w:val="000000"/>
                <w:sz w:val="19"/>
                <w:szCs w:val="19"/>
              </w:rPr>
              <w:t>0.0159</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9CAC5A" w14:textId="77777777" w:rsidR="004D04DD" w:rsidRDefault="004D04DD" w:rsidP="004D04DD">
            <w:r>
              <w:rPr>
                <w:rFonts w:eastAsia="Calibri"/>
                <w:color w:val="000000"/>
                <w:sz w:val="19"/>
                <w:szCs w:val="19"/>
              </w:rPr>
              <w:t>3.67</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8CD321" w14:textId="77777777" w:rsidR="004D04DD" w:rsidRDefault="004D04DD" w:rsidP="004D04DD">
            <w:r>
              <w:rPr>
                <w:rFonts w:eastAsia="Calibri"/>
                <w:color w:val="000000"/>
                <w:sz w:val="19"/>
                <w:szCs w:val="19"/>
              </w:rPr>
              <w:t>+41.7 %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8CA267" w14:textId="77777777" w:rsidR="004D04DD" w:rsidRDefault="004D04DD" w:rsidP="004D04DD">
            <w:r>
              <w:rPr>
                <w:rFonts w:eastAsia="Calibri"/>
                <w:color w:val="000000"/>
                <w:sz w:val="19"/>
                <w:szCs w:val="19"/>
              </w:rPr>
              <w:t>−19.4 %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3F4EB7" w14:textId="77777777" w:rsidR="004D04DD" w:rsidRDefault="004D04DD" w:rsidP="004D04DD">
            <w:r>
              <w:rPr>
                <w:rFonts w:eastAsia="Calibri"/>
                <w:color w:val="000000"/>
                <w:sz w:val="19"/>
                <w:szCs w:val="19"/>
              </w:rPr>
              <w:t>Bubble</w:t>
            </w:r>
          </w:p>
        </w:tc>
      </w:tr>
      <w:tr w:rsidR="004D04DD" w14:paraId="0461DAF3" w14:textId="77777777" w:rsidTr="00744EB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237BE26" w14:textId="77777777" w:rsidR="004D04DD" w:rsidRDefault="004D04DD" w:rsidP="004D04DD">
            <w:r>
              <w:rPr>
                <w:rFonts w:eastAsia="Calibri"/>
                <w:color w:val="000000"/>
                <w:sz w:val="19"/>
                <w:szCs w:val="19"/>
              </w:rPr>
              <w:t>24.08.2021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F869B63" w14:textId="77777777" w:rsidR="004D04DD" w:rsidRDefault="004D04DD" w:rsidP="004D04DD">
            <w:r>
              <w:rPr>
                <w:rFonts w:eastAsia="Calibri"/>
                <w:color w:val="000000"/>
                <w:sz w:val="19"/>
                <w:szCs w:val="19"/>
              </w:rPr>
              <w:t>1610.5</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A03E7CD" w14:textId="77777777" w:rsidR="004D04DD" w:rsidRDefault="004D04DD" w:rsidP="004D04DD">
            <w:r>
              <w:rPr>
                <w:rFonts w:eastAsia="Calibri"/>
                <w:color w:val="000000"/>
                <w:sz w:val="19"/>
                <w:szCs w:val="19"/>
              </w:rPr>
              <w:t>1.024</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E07E36" w14:textId="77777777" w:rsidR="004D04DD" w:rsidRDefault="004D04DD" w:rsidP="004D04DD">
            <w:r>
              <w:rPr>
                <w:rFonts w:eastAsia="Calibri"/>
                <w:color w:val="000000"/>
                <w:sz w:val="19"/>
                <w:szCs w:val="19"/>
              </w:rPr>
              <w:t>0.0159</w:t>
            </w:r>
          </w:p>
        </w:tc>
        <w:tc>
          <w:tcPr>
            <w:tcW w:w="9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956B62F" w14:textId="77777777" w:rsidR="004D04DD" w:rsidRDefault="004D04DD" w:rsidP="004D04DD">
            <w:r>
              <w:rPr>
                <w:rFonts w:eastAsia="Calibri"/>
                <w:color w:val="000000"/>
                <w:sz w:val="19"/>
                <w:szCs w:val="19"/>
              </w:rPr>
              <w:t>3.68</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97F760" w14:textId="77777777" w:rsidR="004D04DD" w:rsidRDefault="004D04DD" w:rsidP="004D04DD">
            <w:r>
              <w:rPr>
                <w:rFonts w:eastAsia="Calibri"/>
                <w:color w:val="000000"/>
                <w:sz w:val="19"/>
                <w:szCs w:val="19"/>
              </w:rPr>
              <w:t>+48.9 %</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6F9F099" w14:textId="77777777" w:rsidR="004D04DD" w:rsidRDefault="004D04DD" w:rsidP="004D04DD">
            <w:r>
              <w:rPr>
                <w:rFonts w:eastAsia="Calibri"/>
                <w:color w:val="000000"/>
                <w:sz w:val="19"/>
                <w:szCs w:val="19"/>
              </w:rPr>
              <w:t>−22.9 %</w:t>
            </w:r>
          </w:p>
        </w:t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8FE571" w14:textId="77777777" w:rsidR="004D04DD" w:rsidRDefault="004D04DD" w:rsidP="00F141DD">
            <w:pPr>
              <w:keepNext/>
            </w:pPr>
            <w:r>
              <w:rPr>
                <w:rFonts w:eastAsia="Calibri"/>
                <w:color w:val="000000"/>
                <w:sz w:val="19"/>
                <w:szCs w:val="19"/>
              </w:rPr>
              <w:t>Bubble</w:t>
            </w:r>
          </w:p>
        </w:tc>
      </w:tr>
    </w:tbl>
    <w:p w14:paraId="6EDD75F9" w14:textId="2695C1EF" w:rsidR="00F141DD" w:rsidRDefault="00F141DD">
      <w:pPr>
        <w:pStyle w:val="Caption"/>
      </w:pPr>
      <w:r>
        <w:t xml:space="preserve">Tabelle Anhang </w:t>
      </w:r>
      <w:r>
        <w:fldChar w:fldCharType="begin"/>
      </w:r>
      <w:r>
        <w:instrText xml:space="preserve"> SEQ Tabelle_Anhang \* ARABIC </w:instrText>
      </w:r>
      <w:r>
        <w:fldChar w:fldCharType="separate"/>
      </w:r>
      <w:r>
        <w:rPr>
          <w:noProof/>
        </w:rPr>
        <w:t>4</w:t>
      </w:r>
      <w:r>
        <w:fldChar w:fldCharType="end"/>
      </w:r>
      <w:r>
        <w:t xml:space="preserve">: </w:t>
      </w:r>
      <w:r w:rsidRPr="006A7825">
        <w:t xml:space="preserve">Auszug aus den 18 V7-Panik-Trades (vgl. pghn_trade_audit_v7.csv) auf der Partners-Group-Zeitreihe. Klassifikation: Bubble = </w:t>
      </w:r>
      <w:proofErr w:type="spellStart"/>
      <w:r w:rsidRPr="006A7825">
        <w:t>Bwd</w:t>
      </w:r>
      <w:proofErr w:type="spellEnd"/>
      <w:r w:rsidRPr="006A7825">
        <w:t xml:space="preserve"> &gt; +20 %, </w:t>
      </w:r>
      <w:proofErr w:type="gramStart"/>
      <w:r w:rsidRPr="006A7825">
        <w:t>Indifferent</w:t>
      </w:r>
      <w:proofErr w:type="gramEnd"/>
      <w:r w:rsidRPr="006A7825">
        <w:t xml:space="preserve"> = −10 % bis +20 %, Crash = </w:t>
      </w:r>
      <w:proofErr w:type="spellStart"/>
      <w:r w:rsidRPr="006A7825">
        <w:t>Bwd</w:t>
      </w:r>
      <w:proofErr w:type="spellEnd"/>
      <w:r w:rsidRPr="006A7825">
        <w:t xml:space="preserve"> &lt; −10 %</w:t>
      </w:r>
    </w:p>
    <w:p w14:paraId="391946EA" w14:textId="67762331" w:rsidR="004D04DD" w:rsidRDefault="004D04DD" w:rsidP="004D04DD">
      <w:r>
        <w:rPr>
          <w:rFonts w:eastAsia="Calibri"/>
          <w:i/>
          <w:iCs/>
          <w:color w:val="555555"/>
          <w:sz w:val="20"/>
        </w:rPr>
        <w:t xml:space="preserve">Reproduzierbar aus </w:t>
      </w:r>
      <w:r>
        <w:rPr>
          <w:rFonts w:ascii="Consolas" w:hAnsi="Consolas" w:cs="Consolas"/>
          <w:i/>
          <w:iCs/>
          <w:color w:val="555555"/>
          <w:sz w:val="20"/>
        </w:rPr>
        <w:t>pghn_trade_audit_v7.csv</w:t>
      </w:r>
      <w:r>
        <w:rPr>
          <w:rFonts w:eastAsia="Calibri"/>
          <w:i/>
          <w:iCs/>
          <w:color w:val="555555"/>
          <w:sz w:val="20"/>
        </w:rPr>
        <w:t>.</w:t>
      </w:r>
    </w:p>
    <w:p w14:paraId="1F3C1958" w14:textId="6AB0E2F1" w:rsidR="00DC7422" w:rsidRDefault="004D04DD" w:rsidP="004D04DD">
      <w:pPr>
        <w:rPr>
          <w:rFonts w:eastAsia="Calibri"/>
        </w:rPr>
      </w:pPr>
      <w:r>
        <w:rPr>
          <w:rFonts w:eastAsia="Calibri"/>
        </w:rPr>
        <w:t>Befund: 16 von 18 Trades sind Bubble-Tag-Verkäufe (</w:t>
      </w:r>
      <w:proofErr w:type="spellStart"/>
      <w:r>
        <w:rPr>
          <w:rFonts w:eastAsia="Calibri"/>
        </w:rPr>
        <w:t>Backward</w:t>
      </w:r>
      <w:proofErr w:type="spellEnd"/>
      <w:r>
        <w:rPr>
          <w:rFonts w:eastAsia="Calibri"/>
        </w:rPr>
        <w:t xml:space="preserve"> &gt; +20 %), 2 sind indifferent. Die letzten vier Trades vor dem PGHN-Hoch (5. November 2021, CHF 1'655) liegen zwischen Juli und August 2021; ihre Forward-Performance über 6 Monate liegt zwischen −10.8 % und −22.9 %, womit die V7-Strategie den 2021/22-Bärenmarkt empirisch korrekt erfasst. Die </w:t>
      </w:r>
      <w:proofErr w:type="spellStart"/>
      <w:r>
        <w:rPr>
          <w:rFonts w:eastAsia="Calibri"/>
        </w:rPr>
        <w:t>Drawdown</w:t>
      </w:r>
      <w:proofErr w:type="spellEnd"/>
      <w:r>
        <w:rPr>
          <w:rFonts w:eastAsia="Calibri"/>
        </w:rPr>
        <w:t>-Reduktion gegenüber Buy &amp; Hold (+8.33 pp, p = 0.040) ist auf diese vier Trades zurückzuführen.</w:t>
      </w:r>
    </w:p>
    <w:p w14:paraId="6AD2EAC4" w14:textId="40167725" w:rsidR="00DC47DC" w:rsidRDefault="00DC47DC" w:rsidP="00DC47DC">
      <w:pPr>
        <w:pStyle w:val="Ueberschrift2ohneNummer"/>
      </w:pPr>
      <w:bookmarkStart w:id="137" w:name="_Toc229835393"/>
      <w:r>
        <w:t>Anhang F – Wild-Bootstrap-CV-Tabelle</w:t>
      </w:r>
      <w:bookmarkEnd w:id="137"/>
    </w:p>
    <w:p w14:paraId="5244F593" w14:textId="77777777" w:rsidR="004D04DD" w:rsidRDefault="004D04DD" w:rsidP="004D04DD">
      <w:r>
        <w:rPr>
          <w:rFonts w:eastAsia="Calibri"/>
        </w:rPr>
        <w:lastRenderedPageBreak/>
        <w:t xml:space="preserve">Die kritischen Werte der </w:t>
      </w:r>
      <m:oMath>
        <m:r>
          <m:rPr>
            <m:sty m:val="p"/>
          </m:rPr>
          <w:rPr>
            <w:rFonts w:ascii="Cambria Math" w:hAnsi="Cambria Math"/>
          </w:rPr>
          <m:t>BSADF</m:t>
        </m:r>
      </m:oMath>
      <w:r>
        <w:rPr>
          <w:rFonts w:eastAsia="Calibri"/>
        </w:rPr>
        <w:t xml:space="preserve">-Statistik unter </w:t>
      </w:r>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Pr>
          <w:rFonts w:eastAsia="Calibri"/>
        </w:rPr>
        <w:t xml:space="preserve"> wurden durch Wild-Bootstrap pre-computed (PSY 2015 §4). Im Gegensatz zu den rollierenden Empirie-Quantilen der V3-Konfiguration sind diese Schwellen ex-post fix und nicht prozyklisch.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2708"/>
        <w:gridCol w:w="3585"/>
      </w:tblGrid>
      <w:tr w:rsidR="004D04DD" w14:paraId="61629895" w14:textId="77777777" w:rsidTr="004D04DD">
        <w:trPr>
          <w:tblHeader/>
        </w:trPr>
        <w:tc>
          <w:tcPr>
            <w:tcW w:w="3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A8DFA85" w14:textId="77777777" w:rsidR="004D04DD" w:rsidRDefault="004D04DD" w:rsidP="004D04DD">
            <w:r>
              <w:rPr>
                <w:rFonts w:eastAsia="Calibri"/>
              </w:rPr>
              <w:t>Parameter</w:t>
            </w:r>
          </w:p>
        </w:tc>
        <w:tc>
          <w:tcPr>
            <w:tcW w:w="2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3D08C4A" w14:textId="77777777" w:rsidR="004D04DD" w:rsidRDefault="004D04DD" w:rsidP="004D04DD">
            <w:r>
              <w:rPr>
                <w:rFonts w:eastAsia="Calibri"/>
              </w:rPr>
              <w:t>Wert</w:t>
            </w:r>
          </w:p>
        </w:tc>
        <w:tc>
          <w:tcPr>
            <w:tcW w:w="4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22A2FA21" w14:textId="77777777" w:rsidR="004D04DD" w:rsidRDefault="004D04DD" w:rsidP="004D04DD">
            <w:r>
              <w:rPr>
                <w:rFonts w:eastAsia="Calibri"/>
              </w:rPr>
              <w:t>Anmerkung</w:t>
            </w:r>
          </w:p>
        </w:tc>
      </w:tr>
      <w:tr w:rsidR="004D04DD" w14:paraId="03DC90F3"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8468BE" w14:textId="77777777" w:rsidR="004D04DD" w:rsidRDefault="004D04DD" w:rsidP="004D04DD">
            <w:r>
              <w:rPr>
                <w:rFonts w:eastAsia="Calibri"/>
                <w:color w:val="000000"/>
                <w:sz w:val="19"/>
                <w:szCs w:val="19"/>
              </w:rPr>
              <w:t>Methode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8B307FB" w14:textId="77777777" w:rsidR="004D04DD" w:rsidRDefault="004D04DD" w:rsidP="004D04DD">
            <w:r>
              <w:rPr>
                <w:rFonts w:ascii="Consolas" w:hAnsi="Consolas" w:cs="Consolas"/>
                <w:color w:val="000000"/>
                <w:sz w:val="19"/>
                <w:szCs w:val="19"/>
              </w:rPr>
              <w:t>wild_bootstrap_global_v7</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746028C" w14:textId="77777777" w:rsidR="004D04DD" w:rsidRDefault="004D04DD" w:rsidP="004D04DD">
            <w:r>
              <w:rPr>
                <w:rFonts w:eastAsia="Calibri"/>
                <w:color w:val="000000"/>
                <w:sz w:val="19"/>
                <w:szCs w:val="19"/>
              </w:rPr>
              <w:t>Rademacher-Wild-Schock, ε ∈ {−</w:t>
            </w:r>
            <m:oMath>
              <m:r>
                <w:rPr>
                  <w:rFonts w:ascii="Cambria Math" w:hAnsi="Cambria Math"/>
                </w:rPr>
                <m:t>σ</m:t>
              </m:r>
            </m:oMath>
            <w:r>
              <w:rPr>
                <w:rFonts w:eastAsia="Calibri"/>
                <w:color w:val="000000"/>
                <w:sz w:val="19"/>
                <w:szCs w:val="19"/>
              </w:rPr>
              <w:t>, +</w:t>
            </w:r>
            <m:oMath>
              <m:r>
                <w:rPr>
                  <w:rFonts w:ascii="Cambria Math" w:hAnsi="Cambria Math"/>
                </w:rPr>
                <m:t>σ</m:t>
              </m:r>
            </m:oMath>
            <w:r>
              <w:rPr>
                <w:rFonts w:eastAsia="Calibri"/>
                <w:color w:val="000000"/>
                <w:sz w:val="19"/>
                <w:szCs w:val="19"/>
              </w:rPr>
              <w:t>}</w:t>
            </w:r>
          </w:p>
        </w:tc>
      </w:tr>
      <w:tr w:rsidR="004D04DD" w14:paraId="438810E8"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B176D2" w14:textId="77777777" w:rsidR="004D04DD" w:rsidRDefault="004D04DD" w:rsidP="004D04DD">
            <w:proofErr w:type="spellStart"/>
            <w:r>
              <w:rPr>
                <w:rFonts w:ascii="Consolas" w:hAnsi="Consolas" w:cs="Consolas"/>
                <w:color w:val="000000"/>
                <w:sz w:val="19"/>
                <w:szCs w:val="19"/>
              </w:rPr>
              <w:t>n_paths</w:t>
            </w:r>
            <w:proofErr w:type="spellEnd"/>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6282724" w14:textId="77777777" w:rsidR="004D04DD" w:rsidRDefault="004D04DD" w:rsidP="004D04DD">
            <w:r>
              <w:rPr>
                <w:rFonts w:eastAsia="Calibri"/>
                <w:color w:val="000000"/>
                <w:sz w:val="19"/>
                <w:szCs w:val="19"/>
              </w:rPr>
              <w:t>5'000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72432F" w14:textId="77777777" w:rsidR="004D04DD" w:rsidRDefault="00000000" w:rsidP="004D04DD">
            <m:oMath>
              <m:sSub>
                <m:sSubPr>
                  <m:ctrlPr>
                    <w:rPr>
                      <w:rFonts w:ascii="Cambria Math" w:hAnsi="Cambria Math"/>
                    </w:rPr>
                  </m:ctrlPr>
                </m:sSubPr>
                <m:e>
                  <m:r>
                    <w:rPr>
                      <w:rFonts w:ascii="Cambria Math" w:hAnsi="Cambria Math"/>
                    </w:rPr>
                    <m:t>H</m:t>
                  </m:r>
                </m:e>
                <m:sub>
                  <m:r>
                    <m:rPr>
                      <m:sty m:val="p"/>
                    </m:rPr>
                    <w:rPr>
                      <w:rFonts w:ascii="Cambria Math" w:hAnsi="Cambria Math"/>
                    </w:rPr>
                    <m:t>0</m:t>
                  </m:r>
                </m:sub>
              </m:sSub>
            </m:oMath>
            <w:r w:rsidR="004D04DD">
              <w:rPr>
                <w:rFonts w:eastAsia="Calibri"/>
                <w:color w:val="000000"/>
                <w:sz w:val="19"/>
                <w:szCs w:val="19"/>
              </w:rPr>
              <w:t>-Simulationen (Random Walk)</w:t>
            </w:r>
          </w:p>
        </w:tc>
      </w:tr>
      <w:tr w:rsidR="004D04DD" w14:paraId="18457916"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5FD5BE9" w14:textId="77777777" w:rsidR="004D04DD" w:rsidRDefault="004D04DD" w:rsidP="004D04DD">
            <w:r>
              <w:rPr>
                <w:rFonts w:eastAsia="Calibri"/>
                <w:color w:val="000000"/>
                <w:sz w:val="19"/>
                <w:szCs w:val="19"/>
              </w:rPr>
              <w:t>T pro Pfad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BBEC5B" w14:textId="77777777" w:rsidR="004D04DD" w:rsidRDefault="004D04DD" w:rsidP="004D04DD">
            <w:r>
              <w:rPr>
                <w:rFonts w:eastAsia="Calibri"/>
                <w:color w:val="000000"/>
                <w:sz w:val="19"/>
                <w:szCs w:val="19"/>
              </w:rPr>
              <w:t>5'273</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B6762C9" w14:textId="77777777" w:rsidR="004D04DD" w:rsidRDefault="004D04DD" w:rsidP="004D04DD">
            <w:r>
              <w:rPr>
                <w:rFonts w:eastAsia="Calibri"/>
                <w:color w:val="000000"/>
                <w:sz w:val="19"/>
                <w:szCs w:val="19"/>
              </w:rPr>
              <w:t>Median der fünf Realdaten-Zeitreihen</w:t>
            </w:r>
          </w:p>
        </w:tc>
      </w:tr>
      <w:tr w:rsidR="004D04DD" w14:paraId="7096515F"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430015" w14:textId="77777777" w:rsidR="004D04DD" w:rsidRDefault="004D04DD" w:rsidP="004D04DD">
            <m:oMath>
              <m:r>
                <w:rPr>
                  <w:rFonts w:ascii="Cambria Math" w:hAnsi="Cambria Math"/>
                </w:rPr>
                <m:t>σ</m:t>
              </m:r>
            </m:oMath>
            <w:r>
              <w:rPr>
                <w:rFonts w:eastAsia="Calibri"/>
                <w:color w:val="000000"/>
                <w:sz w:val="19"/>
                <w:szCs w:val="19"/>
              </w:rPr>
              <w:t xml:space="preserve"> (Log-Returns p. 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66FD38" w14:textId="77777777" w:rsidR="004D04DD" w:rsidRDefault="004D04DD" w:rsidP="004D04DD">
            <w:r>
              <w:rPr>
                <w:rFonts w:eastAsia="Calibri"/>
                <w:color w:val="000000"/>
                <w:sz w:val="19"/>
                <w:szCs w:val="19"/>
              </w:rPr>
              <w:t>0.0196</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0D3426" w14:textId="77777777" w:rsidR="004D04DD" w:rsidRDefault="004D04DD" w:rsidP="004D04DD">
            <w:r>
              <w:rPr>
                <w:rFonts w:eastAsia="Calibri"/>
                <w:color w:val="000000"/>
                <w:sz w:val="19"/>
                <w:szCs w:val="19"/>
              </w:rPr>
              <w:t>Mittelwert über alle fünf Titel</w:t>
            </w:r>
          </w:p>
        </w:tc>
      </w:tr>
      <w:tr w:rsidR="004D04DD" w14:paraId="37E9CA1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BC92DC" w14:textId="77777777" w:rsidR="004D04DD" w:rsidRDefault="004D04DD" w:rsidP="004D04DD">
            <w:proofErr w:type="spellStart"/>
            <w:r>
              <w:rPr>
                <w:rFonts w:ascii="Consolas" w:hAnsi="Consolas" w:cs="Consolas"/>
                <w:color w:val="000000"/>
                <w:sz w:val="19"/>
                <w:szCs w:val="19"/>
              </w:rPr>
              <w:t>min_window</w:t>
            </w:r>
            <w:proofErr w:type="spellEnd"/>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5AEABF" w14:textId="77777777" w:rsidR="004D04DD" w:rsidRDefault="004D04DD" w:rsidP="004D04DD">
            <w:r>
              <w:rPr>
                <w:rFonts w:eastAsia="Calibri"/>
                <w:color w:val="000000"/>
                <w:sz w:val="19"/>
                <w:szCs w:val="19"/>
              </w:rPr>
              <w:t>178</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CEC7FA6" w14:textId="77777777" w:rsidR="004D04DD" w:rsidRDefault="004D04DD" w:rsidP="004D04DD">
            <w:r>
              <w:rPr>
                <w:rFonts w:eastAsia="Calibri"/>
                <w:color w:val="000000"/>
                <w:sz w:val="19"/>
                <w:szCs w:val="19"/>
              </w:rPr>
              <w:t xml:space="preserve">PSY-konform, identisch zur </w:t>
            </w:r>
            <w:proofErr w:type="spellStart"/>
            <w:r>
              <w:rPr>
                <w:rFonts w:eastAsia="Calibri"/>
                <w:color w:val="000000"/>
                <w:sz w:val="19"/>
                <w:szCs w:val="19"/>
              </w:rPr>
              <w:t>Hauptkonfig</w:t>
            </w:r>
            <w:proofErr w:type="spellEnd"/>
          </w:p>
        </w:tc>
      </w:tr>
      <w:tr w:rsidR="004D04DD" w14:paraId="79C60D2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FB86F7" w14:textId="77777777" w:rsidR="004D04DD" w:rsidRDefault="004D04DD" w:rsidP="004D04DD">
            <w:proofErr w:type="spellStart"/>
            <w:r>
              <w:rPr>
                <w:rFonts w:ascii="Consolas" w:hAnsi="Consolas" w:cs="Consolas"/>
                <w:color w:val="000000"/>
                <w:sz w:val="19"/>
                <w:szCs w:val="19"/>
              </w:rPr>
              <w:t>max_lookback</w:t>
            </w:r>
            <w:proofErr w:type="spellEnd"/>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756FB3" w14:textId="77777777" w:rsidR="004D04DD" w:rsidRDefault="004D04DD" w:rsidP="004D04DD">
            <w:r>
              <w:rPr>
                <w:rFonts w:eastAsia="Calibri"/>
                <w:color w:val="000000"/>
                <w:sz w:val="19"/>
                <w:szCs w:val="19"/>
              </w:rPr>
              <w:t>252</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4AE1D2" w14:textId="77777777" w:rsidR="004D04DD" w:rsidRDefault="004D04DD" w:rsidP="004D04DD">
            <w:r>
              <w:rPr>
                <w:rFonts w:eastAsia="Calibri"/>
                <w:color w:val="000000"/>
                <w:sz w:val="19"/>
                <w:szCs w:val="19"/>
              </w:rPr>
              <w:t>1 Handelsjahr</w:t>
            </w:r>
          </w:p>
        </w:tc>
      </w:tr>
      <w:tr w:rsidR="004D04DD" w14:paraId="1B67100C"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DF47A06" w14:textId="77777777" w:rsidR="004D04DD" w:rsidRDefault="004D04DD" w:rsidP="004D04DD">
            <w:r>
              <w:rPr>
                <w:rFonts w:eastAsia="Calibri"/>
                <w:color w:val="000000"/>
                <w:sz w:val="19"/>
                <w:szCs w:val="19"/>
              </w:rPr>
              <w:t xml:space="preserve">Pool </w:t>
            </w:r>
            <w:proofErr w:type="spellStart"/>
            <w:r>
              <w:rPr>
                <w:rFonts w:ascii="Consolas" w:hAnsi="Consolas" w:cs="Consolas"/>
                <w:color w:val="000000"/>
                <w:sz w:val="19"/>
                <w:szCs w:val="19"/>
              </w:rPr>
              <w:t>n_pooled_obs</w:t>
            </w:r>
            <w:proofErr w:type="spellEnd"/>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FA09A0" w14:textId="77777777" w:rsidR="004D04DD" w:rsidRDefault="004D04DD" w:rsidP="004D04DD">
            <w:r>
              <w:rPr>
                <w:rFonts w:eastAsia="Calibri"/>
                <w:color w:val="000000"/>
                <w:sz w:val="19"/>
                <w:szCs w:val="19"/>
              </w:rPr>
              <w:t>25'475'000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15029FA" w14:textId="77777777" w:rsidR="004D04DD" w:rsidRDefault="004D04DD" w:rsidP="004D04DD">
            <w:proofErr w:type="spellStart"/>
            <w:r>
              <w:rPr>
                <w:rFonts w:ascii="Consolas" w:hAnsi="Consolas" w:cs="Consolas"/>
                <w:color w:val="000000"/>
                <w:sz w:val="19"/>
                <w:szCs w:val="19"/>
              </w:rPr>
              <w:t>n_paths</w:t>
            </w:r>
            <w:proofErr w:type="spellEnd"/>
            <w:r>
              <w:rPr>
                <w:rFonts w:eastAsia="Calibri"/>
                <w:color w:val="000000"/>
                <w:sz w:val="19"/>
                <w:szCs w:val="19"/>
              </w:rPr>
              <w:t xml:space="preserve"> × (T − </w:t>
            </w:r>
            <w:proofErr w:type="spellStart"/>
            <w:r>
              <w:rPr>
                <w:rFonts w:ascii="Consolas" w:hAnsi="Consolas" w:cs="Consolas"/>
                <w:color w:val="000000"/>
                <w:sz w:val="19"/>
                <w:szCs w:val="19"/>
              </w:rPr>
              <w:t>min_window</w:t>
            </w:r>
            <w:proofErr w:type="spellEnd"/>
            <w:r>
              <w:rPr>
                <w:rFonts w:eastAsia="Calibri"/>
                <w:color w:val="000000"/>
                <w:sz w:val="19"/>
                <w:szCs w:val="19"/>
              </w:rPr>
              <w:t>)</w:t>
            </w:r>
          </w:p>
        </w:tc>
      </w:tr>
      <w:tr w:rsidR="004D04DD" w14:paraId="6867C96F"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BDF66FD" w14:textId="77777777" w:rsidR="004D04DD" w:rsidRPr="00F141DD" w:rsidRDefault="00000000" w:rsidP="004D04DD">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90</m:t>
                    </m:r>
                  </m:sub>
                </m:sSub>
              </m:oMath>
            </m:oMathPara>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47ECE74" w14:textId="77777777" w:rsidR="004D04DD" w:rsidRDefault="004D04DD" w:rsidP="004D04DD">
            <w:r>
              <w:rPr>
                <w:rFonts w:eastAsia="Calibri"/>
                <w:color w:val="000000"/>
                <w:sz w:val="19"/>
                <w:szCs w:val="19"/>
              </w:rPr>
              <w:t>−0.1619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FC30A1D" w14:textId="77777777" w:rsidR="004D04DD" w:rsidRDefault="004D04DD" w:rsidP="004D04DD">
            <w:r>
              <w:rPr>
                <w:rFonts w:eastAsia="Calibri"/>
                <w:color w:val="000000"/>
                <w:sz w:val="19"/>
                <w:szCs w:val="19"/>
              </w:rPr>
              <w:t>—</w:t>
            </w:r>
          </w:p>
        </w:tc>
      </w:tr>
      <w:tr w:rsidR="004D04DD" w14:paraId="17D35D13"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A78B6D" w14:textId="77777777" w:rsidR="004D04DD" w:rsidRDefault="00000000" w:rsidP="004D04DD">
            <m:oMath>
              <m:sSub>
                <m:sSubPr>
                  <m:ctrlPr>
                    <w:rPr>
                      <w:rFonts w:ascii="Cambria Math" w:hAnsi="Cambria Math"/>
                    </w:rPr>
                  </m:ctrlPr>
                </m:sSubPr>
                <m:e>
                  <m:r>
                    <w:rPr>
                      <w:rFonts w:ascii="Cambria Math" w:hAnsi="Cambria Math"/>
                    </w:rPr>
                    <m:t>q</m:t>
                  </m:r>
                </m:e>
                <m:sub>
                  <m:r>
                    <m:rPr>
                      <m:sty m:val="p"/>
                    </m:rPr>
                    <w:rPr>
                      <w:rFonts w:ascii="Cambria Math" w:hAnsi="Cambria Math"/>
                    </w:rPr>
                    <m:t>94</m:t>
                  </m:r>
                </m:sub>
              </m:sSub>
            </m:oMath>
            <w:r w:rsidR="004D04DD">
              <w:rPr>
                <w:rFonts w:eastAsia="Calibri"/>
                <w:color w:val="000000"/>
                <w:sz w:val="19"/>
                <w:szCs w:val="19"/>
              </w:rPr>
              <w:t xml:space="preserve"> (Warn-Schwelle)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9CC836" w14:textId="77777777" w:rsidR="004D04DD" w:rsidRDefault="004D04DD" w:rsidP="004D04DD">
            <w:r>
              <w:rPr>
                <w:rFonts w:eastAsia="Calibri"/>
                <w:color w:val="000000"/>
                <w:sz w:val="19"/>
                <w:szCs w:val="19"/>
              </w:rPr>
              <w:t>0.1010</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7B9A3F3" w14:textId="77777777" w:rsidR="004D04DD" w:rsidRDefault="004D04DD" w:rsidP="004D04DD">
            <w:r>
              <w:rPr>
                <w:rFonts w:eastAsia="Calibri"/>
                <w:color w:val="000000"/>
                <w:sz w:val="19"/>
                <w:szCs w:val="19"/>
              </w:rPr>
              <w:t>MC-SE ≈ ±0.0034</w:t>
            </w:r>
          </w:p>
        </w:tc>
      </w:tr>
      <w:tr w:rsidR="004D04DD" w14:paraId="0B53893A"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2A6536F" w14:textId="77777777" w:rsidR="004D04DD" w:rsidRPr="00F141DD" w:rsidRDefault="00000000" w:rsidP="004D04DD">
            <m:oMathPara>
              <m:oMathParaPr>
                <m:jc m:val="left"/>
              </m:oMathParaPr>
              <m:oMath>
                <m:sSub>
                  <m:sSubPr>
                    <m:ctrlPr>
                      <w:rPr>
                        <w:rFonts w:ascii="Cambria Math" w:hAnsi="Cambria Math"/>
                      </w:rPr>
                    </m:ctrlPr>
                  </m:sSubPr>
                  <m:e>
                    <m:r>
                      <w:rPr>
                        <w:rFonts w:ascii="Cambria Math" w:hAnsi="Cambria Math"/>
                      </w:rPr>
                      <m:t>q</m:t>
                    </m:r>
                  </m:e>
                  <m:sub>
                    <m:r>
                      <m:rPr>
                        <m:sty m:val="p"/>
                      </m:rPr>
                      <w:rPr>
                        <w:rFonts w:ascii="Cambria Math" w:hAnsi="Cambria Math"/>
                      </w:rPr>
                      <m:t>95</m:t>
                    </m:r>
                  </m:sub>
                </m:sSub>
              </m:oMath>
            </m:oMathPara>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1DB7F45" w14:textId="77777777" w:rsidR="004D04DD" w:rsidRDefault="004D04DD" w:rsidP="004D04DD">
            <w:r>
              <w:rPr>
                <w:rFonts w:eastAsia="Calibri"/>
                <w:color w:val="000000"/>
                <w:sz w:val="19"/>
                <w:szCs w:val="19"/>
              </w:rPr>
              <w:t>0.1927</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AE71E1" w14:textId="77777777" w:rsidR="004D04DD" w:rsidRDefault="004D04DD" w:rsidP="004D04DD">
            <w:r>
              <w:rPr>
                <w:rFonts w:eastAsia="Calibri"/>
                <w:color w:val="000000"/>
                <w:sz w:val="19"/>
                <w:szCs w:val="19"/>
              </w:rPr>
              <w:t>—</w:t>
            </w:r>
          </w:p>
        </w:tc>
      </w:tr>
      <w:tr w:rsidR="004D04DD" w14:paraId="1FD68D5D"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EC42A4C" w14:textId="77777777" w:rsidR="004D04DD" w:rsidRDefault="00000000" w:rsidP="004D04DD">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sidR="004D04DD">
              <w:rPr>
                <w:rFonts w:eastAsia="Calibri"/>
                <w:color w:val="000000"/>
                <w:sz w:val="19"/>
                <w:szCs w:val="19"/>
              </w:rPr>
              <w:t xml:space="preserve"> (Panik-Schwelle)</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97703C" w14:textId="77777777" w:rsidR="004D04DD" w:rsidRDefault="004D04DD" w:rsidP="004D04DD">
            <w:r>
              <w:rPr>
                <w:rFonts w:eastAsia="Calibri"/>
                <w:color w:val="000000"/>
                <w:sz w:val="19"/>
                <w:szCs w:val="19"/>
              </w:rPr>
              <w:t>0.9949</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AB9AAB3" w14:textId="77777777" w:rsidR="004D04DD" w:rsidRDefault="004D04DD" w:rsidP="004D04DD">
            <w:r>
              <w:rPr>
                <w:rFonts w:eastAsia="Calibri"/>
                <w:color w:val="000000"/>
                <w:sz w:val="19"/>
                <w:szCs w:val="19"/>
              </w:rPr>
              <w:t>MC-SE ≈ ±0.0014</w:t>
            </w:r>
          </w:p>
        </w:tc>
      </w:tr>
      <w:tr w:rsidR="004D04DD" w14:paraId="09768B20" w14:textId="77777777" w:rsidTr="00744EBC">
        <w:tc>
          <w:tcPr>
            <w:tcW w:w="3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F9F7B0" w14:textId="77777777" w:rsidR="004D04DD" w:rsidRDefault="004D04DD" w:rsidP="004D04DD">
            <w:r>
              <w:rPr>
                <w:rFonts w:eastAsia="Calibri"/>
                <w:color w:val="000000"/>
                <w:sz w:val="19"/>
                <w:szCs w:val="19"/>
              </w:rPr>
              <w:t>Seed</w:t>
            </w:r>
          </w:p>
        </w:tc>
        <w:tc>
          <w:tcPr>
            <w:tcW w:w="2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9FD8AF" w14:textId="77777777" w:rsidR="004D04DD" w:rsidRDefault="004D04DD" w:rsidP="004D04DD">
            <w:r>
              <w:rPr>
                <w:rFonts w:eastAsia="Calibri"/>
                <w:color w:val="000000"/>
                <w:sz w:val="19"/>
                <w:szCs w:val="19"/>
              </w:rPr>
              <w:t>20'260'515</w:t>
            </w:r>
          </w:p>
        </w:tc>
        <w:tc>
          <w:tcPr>
            <w:tcW w:w="4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3485877" w14:textId="77777777" w:rsidR="004D04DD" w:rsidRDefault="004D04DD" w:rsidP="00F141DD">
            <w:pPr>
              <w:keepNext/>
            </w:pPr>
            <w:r>
              <w:rPr>
                <w:rFonts w:eastAsia="Calibri"/>
                <w:color w:val="000000"/>
                <w:sz w:val="19"/>
                <w:szCs w:val="19"/>
              </w:rPr>
              <w:t>vollständige Reproduzierbarkeit</w:t>
            </w:r>
          </w:p>
        </w:tc>
      </w:tr>
    </w:tbl>
    <w:p w14:paraId="536F7227" w14:textId="79066351" w:rsidR="00F141DD" w:rsidRDefault="00F141DD">
      <w:pPr>
        <w:pStyle w:val="Caption"/>
      </w:pPr>
      <w:r>
        <w:t xml:space="preserve">Tabelle Anhang </w:t>
      </w:r>
      <w:r>
        <w:fldChar w:fldCharType="begin"/>
      </w:r>
      <w:r>
        <w:instrText xml:space="preserve"> SEQ Tabelle_Anhang \* ARABIC </w:instrText>
      </w:r>
      <w:r>
        <w:fldChar w:fldCharType="separate"/>
      </w:r>
      <w:r>
        <w:rPr>
          <w:noProof/>
        </w:rPr>
        <w:t>5</w:t>
      </w:r>
      <w:r>
        <w:fldChar w:fldCharType="end"/>
      </w:r>
      <w:r>
        <w:t xml:space="preserve">: </w:t>
      </w:r>
      <w:r w:rsidRPr="009958CB">
        <w:t>Wild-Bootstrap-Konfiguration und resultierende kritische BSADF-Schwellen</w:t>
      </w:r>
    </w:p>
    <w:p w14:paraId="23C3FF74" w14:textId="19610799" w:rsidR="004D04DD" w:rsidRDefault="004D04DD" w:rsidP="004D04DD">
      <w:r>
        <w:rPr>
          <w:rFonts w:eastAsia="Calibri"/>
          <w:i/>
          <w:iCs/>
          <w:color w:val="555555"/>
          <w:sz w:val="20"/>
        </w:rPr>
        <w:t xml:space="preserve">Datei: </w:t>
      </w:r>
      <w:r>
        <w:rPr>
          <w:rFonts w:ascii="Consolas" w:hAnsi="Consolas" w:cs="Consolas"/>
          <w:i/>
          <w:iCs/>
          <w:color w:val="555555"/>
          <w:sz w:val="20"/>
        </w:rPr>
        <w:t>wild_bootstrap_critical_values_v7_B5000.json</w:t>
      </w:r>
      <w:r>
        <w:rPr>
          <w:rFonts w:eastAsia="Calibri"/>
          <w:i/>
          <w:iCs/>
          <w:color w:val="555555"/>
          <w:sz w:val="20"/>
        </w:rPr>
        <w:t>.</w:t>
      </w:r>
    </w:p>
    <w:p w14:paraId="3ABFDB4D" w14:textId="3D091AC0" w:rsidR="00DC7422" w:rsidRDefault="004D04DD" w:rsidP="004D04DD">
      <w:pPr>
        <w:rPr>
          <w:rFonts w:eastAsia="Calibri"/>
        </w:rPr>
      </w:pPr>
      <w:r>
        <w:rPr>
          <w:rFonts w:eastAsia="Calibri"/>
        </w:rPr>
        <w:t>Die Monte-Carlo-Standardfehler der Quantile werden gemäss SE(q) ≈ √(p(1−</w:t>
      </w:r>
      <w:proofErr w:type="gramStart"/>
      <w:r>
        <w:rPr>
          <w:rFonts w:eastAsia="Calibri"/>
        </w:rPr>
        <w:t>p)/</w:t>
      </w:r>
      <w:proofErr w:type="spellStart"/>
      <w:proofErr w:type="gramEnd"/>
      <w:r>
        <w:rPr>
          <w:rFonts w:ascii="Consolas" w:hAnsi="Consolas" w:cs="Consolas"/>
        </w:rPr>
        <w:t>n_paths</w:t>
      </w:r>
      <w:proofErr w:type="spellEnd"/>
      <w:r>
        <w:rPr>
          <w:rFonts w:eastAsia="Calibri"/>
        </w:rPr>
        <w:t xml:space="preserve">) approximiert. Bei </w:t>
      </w:r>
      <w:proofErr w:type="spellStart"/>
      <w:r>
        <w:rPr>
          <w:rFonts w:ascii="Consolas" w:hAnsi="Consolas" w:cs="Consolas"/>
        </w:rPr>
        <w:t>n_paths</w:t>
      </w:r>
      <w:proofErr w:type="spellEnd"/>
      <w:r>
        <w:rPr>
          <w:rFonts w:eastAsia="Calibri"/>
        </w:rPr>
        <w:t xml:space="preserve"> = 5'000 liegt der MC-SE für </w:t>
      </w:r>
      <m:oMath>
        <m:sSub>
          <m:sSubPr>
            <m:ctrlPr>
              <w:rPr>
                <w:rFonts w:ascii="Cambria Math" w:hAnsi="Cambria Math"/>
              </w:rPr>
            </m:ctrlPr>
          </m:sSubPr>
          <m:e>
            <m:r>
              <w:rPr>
                <w:rFonts w:ascii="Cambria Math" w:hAnsi="Cambria Math"/>
              </w:rPr>
              <m:t>q</m:t>
            </m:r>
          </m:e>
          <m:sub>
            <m:r>
              <m:rPr>
                <m:sty m:val="p"/>
              </m:rPr>
              <w:rPr>
                <w:rFonts w:ascii="Cambria Math" w:hAnsi="Cambria Math"/>
              </w:rPr>
              <m:t>99</m:t>
            </m:r>
          </m:sub>
        </m:sSub>
      </m:oMath>
      <w:r>
        <w:rPr>
          <w:rFonts w:eastAsia="Calibri"/>
        </w:rPr>
        <w:t xml:space="preserve"> unter ±0.002 — die kritischen Werte sind damit auf drei Nachkommastellen konfirmatorisch.</w:t>
      </w:r>
    </w:p>
    <w:p w14:paraId="4B799DE9" w14:textId="67ABAB57" w:rsidR="00DC47DC" w:rsidRDefault="00DC47DC" w:rsidP="00DC47DC">
      <w:pPr>
        <w:pStyle w:val="Ueberschrift2ohneNummer"/>
      </w:pPr>
      <w:bookmarkStart w:id="138" w:name="_Toc229835394"/>
      <w:r>
        <w:t>Anhang G – Lag-Sensitivitäts-Tabelle</w:t>
      </w:r>
      <w:bookmarkEnd w:id="138"/>
    </w:p>
    <w:p w14:paraId="47271B43" w14:textId="77777777" w:rsidR="0053291D" w:rsidRDefault="0053291D" w:rsidP="0053291D">
      <w:r>
        <w:rPr>
          <w:rFonts w:eastAsia="Calibri"/>
        </w:rPr>
        <w:lastRenderedPageBreak/>
        <w:t xml:space="preserve">Um die Robustheit der V7-Strategie gegenüber der Lag-Konvention zu prüfen, wurde der Backtest mit drei alternativen Wahlen wiederholt: score[t−1] (aggressiv), score[t−2] (V7-Default), score[t−3] (sehr konservativ). Die Tabelle zeigt Total Return, Maximum </w:t>
      </w:r>
      <w:proofErr w:type="spellStart"/>
      <w:r>
        <w:rPr>
          <w:rFonts w:eastAsia="Calibri"/>
        </w:rPr>
        <w:t>Drawdown</w:t>
      </w:r>
      <w:proofErr w:type="spellEnd"/>
      <w:r>
        <w:rPr>
          <w:rFonts w:eastAsia="Calibri"/>
        </w:rPr>
        <w:t xml:space="preserve"> und Sharpe Ratio je Konfiguration.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1100"/>
        <w:gridCol w:w="1100"/>
        <w:gridCol w:w="1000"/>
        <w:gridCol w:w="1300"/>
        <w:gridCol w:w="1200"/>
      </w:tblGrid>
      <w:tr w:rsidR="0053291D" w14:paraId="08D19DE8" w14:textId="77777777" w:rsidTr="0053291D">
        <w:trPr>
          <w:tblHeader/>
        </w:trPr>
        <w:tc>
          <w:tcPr>
            <w:tcW w:w="15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24DA684" w14:textId="77777777" w:rsidR="0053291D" w:rsidRDefault="0053291D" w:rsidP="0053291D">
            <w:r>
              <w:rPr>
                <w:rFonts w:eastAsia="Calibri"/>
              </w:rPr>
              <w:t>Asset</w:t>
            </w:r>
          </w:p>
        </w:tc>
        <w:tc>
          <w:tcPr>
            <w:tcW w:w="12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37F9F33D" w14:textId="77777777" w:rsidR="0053291D" w:rsidRDefault="0053291D" w:rsidP="0053291D">
            <w:r>
              <w:rPr>
                <w:rFonts w:eastAsia="Calibri"/>
              </w:rPr>
              <w:t>Lag</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0AF54A79" w14:textId="77777777" w:rsidR="0053291D" w:rsidRDefault="0053291D" w:rsidP="0053291D">
            <w:r>
              <w:rPr>
                <w:rFonts w:eastAsia="Calibri"/>
              </w:rPr>
              <w:t>TR %</w:t>
            </w:r>
          </w:p>
        </w:tc>
        <w:tc>
          <w:tcPr>
            <w:tcW w:w="11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F36B93A" w14:textId="77777777" w:rsidR="0053291D" w:rsidRDefault="0053291D" w:rsidP="0053291D">
            <w:r>
              <w:rPr>
                <w:rFonts w:eastAsia="Calibri"/>
              </w:rPr>
              <w:t>MDD %</w:t>
            </w:r>
          </w:p>
        </w:tc>
        <w:tc>
          <w:tcPr>
            <w:tcW w:w="10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16CEBE4" w14:textId="77777777" w:rsidR="0053291D" w:rsidRDefault="0053291D" w:rsidP="0053291D">
            <w:r>
              <w:rPr>
                <w:rFonts w:eastAsia="Calibri"/>
              </w:rPr>
              <w:t>Sharpe</w:t>
            </w:r>
          </w:p>
        </w:tc>
        <w:tc>
          <w:tcPr>
            <w:tcW w:w="13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7AA2738C" w14:textId="77777777" w:rsidR="0053291D" w:rsidRDefault="0053291D" w:rsidP="0053291D">
            <w:r>
              <w:rPr>
                <w:rFonts w:eastAsia="Calibri"/>
              </w:rPr>
              <w:t>Panik-Trades</w:t>
            </w:r>
          </w:p>
        </w:tc>
        <w:tc>
          <w:tcPr>
            <w:tcW w:w="1200" w:type="dxa"/>
            <w:tcBorders>
              <w:top w:val="single" w:sz="4" w:space="0" w:color="777777"/>
              <w:left w:val="single" w:sz="4" w:space="0" w:color="777777"/>
              <w:bottom w:val="single" w:sz="4" w:space="0" w:color="777777"/>
              <w:right w:val="single" w:sz="4" w:space="0" w:color="777777"/>
            </w:tcBorders>
            <w:shd w:val="clear" w:color="auto" w:fill="DAEEF3" w:themeFill="accent5" w:themeFillTint="33"/>
            <w:tcMar>
              <w:top w:w="60" w:type="dxa"/>
              <w:left w:w="100" w:type="dxa"/>
              <w:bottom w:w="60" w:type="dxa"/>
              <w:right w:w="100" w:type="dxa"/>
            </w:tcMar>
          </w:tcPr>
          <w:p w14:paraId="4537CD73" w14:textId="77777777" w:rsidR="0053291D" w:rsidRDefault="0053291D" w:rsidP="0053291D">
            <w:r>
              <w:rPr>
                <w:rFonts w:eastAsia="Calibri"/>
              </w:rPr>
              <w:t>B&amp;H TR %</w:t>
            </w:r>
          </w:p>
        </w:tc>
      </w:tr>
      <w:tr w:rsidR="0053291D" w14:paraId="33862775"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A37AAF"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68E9F"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BA5E20" w14:textId="77777777" w:rsidR="0053291D" w:rsidRDefault="0053291D" w:rsidP="0053291D">
            <w:r>
              <w:rPr>
                <w:rFonts w:eastAsia="Calibri"/>
                <w:color w:val="000000"/>
                <w:sz w:val="19"/>
                <w:szCs w:val="19"/>
              </w:rPr>
              <w:t>356.29</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EB9CED6" w14:textId="77777777" w:rsidR="0053291D" w:rsidRDefault="0053291D" w:rsidP="0053291D">
            <w:r>
              <w:rPr>
                <w:rFonts w:eastAsia="Calibri"/>
                <w:color w:val="000000"/>
                <w:sz w:val="19"/>
                <w:szCs w:val="19"/>
              </w:rPr>
              <w:t>−80.88</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40C016" w14:textId="77777777" w:rsidR="0053291D" w:rsidRDefault="0053291D" w:rsidP="0053291D">
            <w:r>
              <w:rPr>
                <w:rFonts w:eastAsia="Calibri"/>
                <w:color w:val="000000"/>
                <w:sz w:val="19"/>
                <w:szCs w:val="19"/>
              </w:rPr>
              <w:t>0.385</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415C563" w14:textId="77777777" w:rsidR="0053291D" w:rsidRDefault="0053291D" w:rsidP="0053291D">
            <w:r>
              <w:rPr>
                <w:rFonts w:eastAsia="Calibri"/>
                <w:color w:val="000000"/>
                <w:sz w:val="19"/>
                <w:szCs w:val="19"/>
              </w:rPr>
              <w:t>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42460D" w14:textId="77777777" w:rsidR="0053291D" w:rsidRDefault="0053291D" w:rsidP="0053291D">
            <w:r>
              <w:rPr>
                <w:rFonts w:eastAsia="Calibri"/>
                <w:color w:val="000000"/>
                <w:sz w:val="19"/>
                <w:szCs w:val="19"/>
              </w:rPr>
              <w:t>380.10</w:t>
            </w:r>
          </w:p>
        </w:tc>
      </w:tr>
      <w:tr w:rsidR="0053291D" w14:paraId="1E66328B"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CA478F7"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C15DD2"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138FCB4" w14:textId="77777777" w:rsidR="0053291D" w:rsidRDefault="0053291D" w:rsidP="0053291D">
            <w:r>
              <w:rPr>
                <w:rFonts w:eastAsia="Calibri"/>
                <w:color w:val="000000"/>
                <w:sz w:val="19"/>
                <w:szCs w:val="19"/>
              </w:rPr>
              <w:t>334.43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243872B" w14:textId="77777777" w:rsidR="0053291D" w:rsidRDefault="0053291D" w:rsidP="0053291D">
            <w:r>
              <w:rPr>
                <w:rFonts w:eastAsia="Calibri"/>
                <w:color w:val="000000"/>
                <w:sz w:val="19"/>
                <w:szCs w:val="19"/>
              </w:rPr>
              <w:t>−81.71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A5472C" w14:textId="77777777" w:rsidR="0053291D" w:rsidRDefault="0053291D" w:rsidP="0053291D">
            <w:r>
              <w:rPr>
                <w:rFonts w:eastAsia="Calibri"/>
                <w:color w:val="000000"/>
                <w:sz w:val="19"/>
                <w:szCs w:val="19"/>
              </w:rPr>
              <w:t>0.378</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6A858EC" w14:textId="77777777" w:rsidR="0053291D" w:rsidRDefault="0053291D" w:rsidP="0053291D">
            <w:r>
              <w:rPr>
                <w:rFonts w:eastAsia="Calibri"/>
                <w:color w:val="000000"/>
                <w:sz w:val="19"/>
                <w:szCs w:val="19"/>
              </w:rPr>
              <w:t>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3682BD4" w14:textId="77777777" w:rsidR="0053291D" w:rsidRDefault="0053291D" w:rsidP="0053291D">
            <w:r>
              <w:rPr>
                <w:rFonts w:eastAsia="Calibri"/>
                <w:color w:val="000000"/>
                <w:sz w:val="19"/>
                <w:szCs w:val="19"/>
              </w:rPr>
              <w:t>380.10</w:t>
            </w:r>
          </w:p>
        </w:tc>
      </w:tr>
      <w:tr w:rsidR="0053291D" w14:paraId="77DFE7AE"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1ADBFC2" w14:textId="77777777" w:rsidR="0053291D" w:rsidRDefault="0053291D" w:rsidP="0053291D">
            <w:r>
              <w:rPr>
                <w:rFonts w:eastAsia="Calibri"/>
                <w:color w:val="000000"/>
                <w:sz w:val="19"/>
                <w:szCs w:val="19"/>
              </w:rPr>
              <w:t>Logitech</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1A25756"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BFD3A43" w14:textId="77777777" w:rsidR="0053291D" w:rsidRDefault="0053291D" w:rsidP="0053291D">
            <w:r>
              <w:rPr>
                <w:rFonts w:eastAsia="Calibri"/>
                <w:color w:val="000000"/>
                <w:sz w:val="19"/>
                <w:szCs w:val="19"/>
              </w:rPr>
              <w:t>258.51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CB0E2C5" w14:textId="77777777" w:rsidR="0053291D" w:rsidRDefault="0053291D" w:rsidP="0053291D">
            <w:r>
              <w:rPr>
                <w:rFonts w:eastAsia="Calibri"/>
                <w:color w:val="000000"/>
                <w:sz w:val="19"/>
                <w:szCs w:val="19"/>
              </w:rPr>
              <w:t>−83.36</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F895E2" w14:textId="77777777" w:rsidR="0053291D" w:rsidRDefault="0053291D" w:rsidP="0053291D">
            <w:r>
              <w:rPr>
                <w:rFonts w:eastAsia="Calibri"/>
                <w:color w:val="000000"/>
                <w:sz w:val="19"/>
                <w:szCs w:val="19"/>
              </w:rPr>
              <w:t>0.351</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9AAB4F" w14:textId="77777777" w:rsidR="0053291D" w:rsidRDefault="0053291D" w:rsidP="0053291D">
            <w:r>
              <w:rPr>
                <w:rFonts w:eastAsia="Calibri"/>
                <w:color w:val="000000"/>
                <w:sz w:val="19"/>
                <w:szCs w:val="19"/>
              </w:rPr>
              <w:t>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AAD5FC" w14:textId="77777777" w:rsidR="0053291D" w:rsidRDefault="0053291D" w:rsidP="0053291D">
            <w:r>
              <w:rPr>
                <w:rFonts w:eastAsia="Calibri"/>
                <w:color w:val="000000"/>
                <w:sz w:val="19"/>
                <w:szCs w:val="19"/>
              </w:rPr>
              <w:t>380.10</w:t>
            </w:r>
          </w:p>
        </w:tc>
      </w:tr>
      <w:tr w:rsidR="0053291D" w14:paraId="63190C19"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3C7F4D2"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080AD0"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4937DF8" w14:textId="77777777" w:rsidR="0053291D" w:rsidRDefault="0053291D" w:rsidP="0053291D">
            <w:r>
              <w:rPr>
                <w:rFonts w:eastAsia="Calibri"/>
                <w:color w:val="000000"/>
                <w:sz w:val="19"/>
                <w:szCs w:val="19"/>
              </w:rPr>
              <w:t>837.51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54539B" w14:textId="77777777" w:rsidR="0053291D" w:rsidRDefault="0053291D" w:rsidP="0053291D">
            <w:r>
              <w:rPr>
                <w:rFonts w:eastAsia="Calibri"/>
                <w:color w:val="000000"/>
                <w:sz w:val="19"/>
                <w:szCs w:val="19"/>
              </w:rPr>
              <w:t>−72.94</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3184A36" w14:textId="77777777" w:rsidR="0053291D" w:rsidRDefault="0053291D" w:rsidP="0053291D">
            <w:r>
              <w:rPr>
                <w:rFonts w:eastAsia="Calibri"/>
                <w:color w:val="000000"/>
                <w:sz w:val="19"/>
                <w:szCs w:val="19"/>
              </w:rPr>
              <w:t>0.519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5E3B87B"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C292FBC" w14:textId="77777777" w:rsidR="0053291D" w:rsidRDefault="0053291D" w:rsidP="0053291D">
            <w:r>
              <w:rPr>
                <w:rFonts w:eastAsia="Calibri"/>
                <w:color w:val="000000"/>
                <w:sz w:val="19"/>
                <w:szCs w:val="19"/>
              </w:rPr>
              <w:t>1089.47</w:t>
            </w:r>
          </w:p>
        </w:tc>
      </w:tr>
      <w:tr w:rsidR="0053291D" w14:paraId="5C5C3AD1"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2F1FBE3"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592761"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488E00" w14:textId="77777777" w:rsidR="0053291D" w:rsidRDefault="0053291D" w:rsidP="0053291D">
            <w:r>
              <w:rPr>
                <w:rFonts w:eastAsia="Calibri"/>
                <w:color w:val="000000"/>
                <w:sz w:val="19"/>
                <w:szCs w:val="19"/>
              </w:rPr>
              <w:t>660.93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7C8712" w14:textId="77777777" w:rsidR="0053291D" w:rsidRDefault="0053291D" w:rsidP="0053291D">
            <w:r>
              <w:rPr>
                <w:rFonts w:eastAsia="Calibri"/>
                <w:color w:val="000000"/>
                <w:sz w:val="19"/>
                <w:szCs w:val="19"/>
              </w:rPr>
              <w:t>−75.46</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D5674C3" w14:textId="77777777" w:rsidR="0053291D" w:rsidRDefault="0053291D" w:rsidP="0053291D">
            <w:r>
              <w:rPr>
                <w:rFonts w:eastAsia="Calibri"/>
                <w:color w:val="000000"/>
                <w:sz w:val="19"/>
                <w:szCs w:val="19"/>
              </w:rPr>
              <w:t>0.484</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8CA31AA"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FDFEB8C" w14:textId="77777777" w:rsidR="0053291D" w:rsidRDefault="0053291D" w:rsidP="0053291D">
            <w:r>
              <w:rPr>
                <w:rFonts w:eastAsia="Calibri"/>
                <w:color w:val="000000"/>
                <w:sz w:val="19"/>
                <w:szCs w:val="19"/>
              </w:rPr>
              <w:t>1089.47</w:t>
            </w:r>
          </w:p>
        </w:tc>
      </w:tr>
      <w:tr w:rsidR="0053291D" w14:paraId="005A96CC"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9493F69" w14:textId="77777777" w:rsidR="0053291D" w:rsidRDefault="0053291D" w:rsidP="0053291D">
            <w:r>
              <w:rPr>
                <w:rFonts w:eastAsia="Calibri"/>
                <w:color w:val="000000"/>
                <w:sz w:val="19"/>
                <w:szCs w:val="19"/>
              </w:rPr>
              <w:t>Sika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A129707"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638D95B" w14:textId="77777777" w:rsidR="0053291D" w:rsidRDefault="0053291D" w:rsidP="0053291D">
            <w:r>
              <w:rPr>
                <w:rFonts w:eastAsia="Calibri"/>
                <w:color w:val="000000"/>
                <w:sz w:val="19"/>
                <w:szCs w:val="19"/>
              </w:rPr>
              <w:t>598.42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F774E4" w14:textId="77777777" w:rsidR="0053291D" w:rsidRDefault="0053291D" w:rsidP="0053291D">
            <w:r>
              <w:rPr>
                <w:rFonts w:eastAsia="Calibri"/>
                <w:color w:val="000000"/>
                <w:sz w:val="19"/>
                <w:szCs w:val="19"/>
              </w:rPr>
              <w:t>−76.20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4C19D6" w14:textId="77777777" w:rsidR="0053291D" w:rsidRDefault="0053291D" w:rsidP="0053291D">
            <w:r>
              <w:rPr>
                <w:rFonts w:eastAsia="Calibri"/>
                <w:color w:val="000000"/>
                <w:sz w:val="19"/>
                <w:szCs w:val="19"/>
              </w:rPr>
              <w:t>0.470</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787D366" w14:textId="77777777" w:rsidR="0053291D" w:rsidRDefault="0053291D" w:rsidP="0053291D">
            <w:r>
              <w:rPr>
                <w:rFonts w:eastAsia="Calibri"/>
                <w:color w:val="000000"/>
                <w:sz w:val="19"/>
                <w:szCs w:val="19"/>
              </w:rPr>
              <w:t>11</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C5D3C9" w14:textId="77777777" w:rsidR="0053291D" w:rsidRDefault="0053291D" w:rsidP="0053291D">
            <w:r>
              <w:rPr>
                <w:rFonts w:eastAsia="Calibri"/>
                <w:color w:val="000000"/>
                <w:sz w:val="19"/>
                <w:szCs w:val="19"/>
              </w:rPr>
              <w:t>1089.47</w:t>
            </w:r>
          </w:p>
        </w:tc>
      </w:tr>
      <w:tr w:rsidR="0053291D" w14:paraId="24D155A7"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E57BC3E"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6DD6FD6"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860C0" w14:textId="77777777" w:rsidR="0053291D" w:rsidRDefault="0053291D" w:rsidP="0053291D">
            <w:r>
              <w:rPr>
                <w:rFonts w:eastAsia="Calibri"/>
                <w:color w:val="000000"/>
                <w:sz w:val="19"/>
                <w:szCs w:val="19"/>
              </w:rPr>
              <w:t>956.09</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A4470E7" w14:textId="77777777" w:rsidR="0053291D" w:rsidRDefault="0053291D" w:rsidP="0053291D">
            <w:r>
              <w:rPr>
                <w:rFonts w:eastAsia="Calibri"/>
                <w:color w:val="000000"/>
                <w:sz w:val="19"/>
                <w:szCs w:val="19"/>
              </w:rPr>
              <w:t>−67.50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EAC2EE0" w14:textId="77777777" w:rsidR="0053291D" w:rsidRDefault="0053291D" w:rsidP="0053291D">
            <w:r>
              <w:rPr>
                <w:rFonts w:eastAsia="Calibri"/>
                <w:color w:val="000000"/>
                <w:sz w:val="19"/>
                <w:szCs w:val="19"/>
              </w:rPr>
              <w:t>0.505</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8F22DC"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3949D0" w14:textId="77777777" w:rsidR="0053291D" w:rsidRDefault="0053291D" w:rsidP="0053291D">
            <w:r>
              <w:rPr>
                <w:rFonts w:eastAsia="Calibri"/>
                <w:color w:val="000000"/>
                <w:sz w:val="19"/>
                <w:szCs w:val="19"/>
              </w:rPr>
              <w:t>957.01</w:t>
            </w:r>
          </w:p>
        </w:tc>
      </w:tr>
      <w:tr w:rsidR="0053291D" w14:paraId="5680792E"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CFBE23"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5BE0FB7"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6DD8DE" w14:textId="77777777" w:rsidR="0053291D" w:rsidRDefault="0053291D" w:rsidP="0053291D">
            <w:r>
              <w:rPr>
                <w:rFonts w:eastAsia="Calibri"/>
                <w:color w:val="000000"/>
                <w:sz w:val="19"/>
                <w:szCs w:val="19"/>
              </w:rPr>
              <w:t>920.55</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C257A03" w14:textId="77777777" w:rsidR="0053291D" w:rsidRDefault="0053291D" w:rsidP="0053291D">
            <w:r>
              <w:rPr>
                <w:rFonts w:eastAsia="Calibri"/>
                <w:color w:val="000000"/>
                <w:sz w:val="19"/>
                <w:szCs w:val="19"/>
              </w:rPr>
              <w:t>−67.50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4C6BC39" w14:textId="77777777" w:rsidR="0053291D" w:rsidRDefault="0053291D" w:rsidP="0053291D">
            <w:r>
              <w:rPr>
                <w:rFonts w:eastAsia="Calibri"/>
                <w:color w:val="000000"/>
                <w:sz w:val="19"/>
                <w:szCs w:val="19"/>
              </w:rPr>
              <w:t>0.500</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2FCFB8"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4086CE" w14:textId="77777777" w:rsidR="0053291D" w:rsidRDefault="0053291D" w:rsidP="0053291D">
            <w:r>
              <w:rPr>
                <w:rFonts w:eastAsia="Calibri"/>
                <w:color w:val="000000"/>
                <w:sz w:val="19"/>
                <w:szCs w:val="19"/>
              </w:rPr>
              <w:t>957.01</w:t>
            </w:r>
          </w:p>
        </w:tc>
      </w:tr>
      <w:tr w:rsidR="0053291D" w14:paraId="58D4DEA8"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9B5CC94" w14:textId="77777777" w:rsidR="0053291D" w:rsidRDefault="0053291D" w:rsidP="0053291D">
            <w:r>
              <w:rPr>
                <w:rFonts w:eastAsia="Calibri"/>
                <w:color w:val="000000"/>
                <w:sz w:val="19"/>
                <w:szCs w:val="19"/>
              </w:rPr>
              <w:t>Richemont</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6E760EB2"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21EC710" w14:textId="77777777" w:rsidR="0053291D" w:rsidRDefault="0053291D" w:rsidP="0053291D">
            <w:r>
              <w:rPr>
                <w:rFonts w:eastAsia="Calibri"/>
                <w:color w:val="000000"/>
                <w:sz w:val="19"/>
                <w:szCs w:val="19"/>
              </w:rPr>
              <w:t>845.83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1C78927" w14:textId="77777777" w:rsidR="0053291D" w:rsidRDefault="0053291D" w:rsidP="0053291D">
            <w:r>
              <w:rPr>
                <w:rFonts w:eastAsia="Calibri"/>
                <w:color w:val="000000"/>
                <w:sz w:val="19"/>
                <w:szCs w:val="19"/>
              </w:rPr>
              <w:t>−67.50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EE57CED" w14:textId="77777777" w:rsidR="0053291D" w:rsidRDefault="0053291D" w:rsidP="0053291D">
            <w:r>
              <w:rPr>
                <w:rFonts w:eastAsia="Calibri"/>
                <w:color w:val="000000"/>
                <w:sz w:val="19"/>
                <w:szCs w:val="19"/>
              </w:rPr>
              <w:t>0.489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4F66F2E" w14:textId="77777777" w:rsidR="0053291D" w:rsidRDefault="0053291D" w:rsidP="0053291D">
            <w:r>
              <w:rPr>
                <w:rFonts w:eastAsia="Calibri"/>
                <w:color w:val="000000"/>
                <w:sz w:val="19"/>
                <w:szCs w:val="19"/>
              </w:rPr>
              <w:t>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D1424CF" w14:textId="77777777" w:rsidR="0053291D" w:rsidRDefault="0053291D" w:rsidP="0053291D">
            <w:r>
              <w:rPr>
                <w:rFonts w:eastAsia="Calibri"/>
                <w:color w:val="000000"/>
                <w:sz w:val="19"/>
                <w:szCs w:val="19"/>
              </w:rPr>
              <w:t>957.01</w:t>
            </w:r>
          </w:p>
        </w:tc>
      </w:tr>
      <w:tr w:rsidR="0053291D" w14:paraId="1334279D"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96EBB7A"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81B3F78"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5E93B8" w14:textId="77777777" w:rsidR="0053291D" w:rsidRDefault="0053291D" w:rsidP="0053291D">
            <w:r>
              <w:rPr>
                <w:rFonts w:eastAsia="Calibri"/>
                <w:color w:val="000000"/>
                <w:sz w:val="19"/>
                <w:szCs w:val="19"/>
              </w:rPr>
              <w:t>508.30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F55CB5E" w14:textId="77777777" w:rsidR="0053291D" w:rsidRDefault="0053291D" w:rsidP="0053291D">
            <w:r>
              <w:rPr>
                <w:rFonts w:eastAsia="Calibri"/>
                <w:color w:val="000000"/>
                <w:sz w:val="19"/>
                <w:szCs w:val="19"/>
              </w:rPr>
              <w:t>−79.11</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967A09A" w14:textId="77777777" w:rsidR="0053291D" w:rsidRDefault="0053291D" w:rsidP="0053291D">
            <w:r>
              <w:rPr>
                <w:rFonts w:eastAsia="Calibri"/>
                <w:color w:val="000000"/>
                <w:sz w:val="19"/>
                <w:szCs w:val="19"/>
              </w:rPr>
              <w:t>0.439</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7890A69"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614F83" w14:textId="77777777" w:rsidR="0053291D" w:rsidRDefault="0053291D" w:rsidP="0053291D">
            <w:r>
              <w:rPr>
                <w:rFonts w:eastAsia="Calibri"/>
                <w:color w:val="000000"/>
                <w:sz w:val="19"/>
                <w:szCs w:val="19"/>
              </w:rPr>
              <w:t>1029.36</w:t>
            </w:r>
          </w:p>
        </w:tc>
      </w:tr>
      <w:tr w:rsidR="0053291D" w14:paraId="56411813"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2E06F67" w14:textId="77777777" w:rsidR="0053291D" w:rsidRDefault="0053291D" w:rsidP="0053291D">
            <w:r>
              <w:rPr>
                <w:rFonts w:eastAsia="Calibri"/>
                <w:color w:val="000000"/>
                <w:sz w:val="19"/>
                <w:szCs w:val="19"/>
              </w:rPr>
              <w:lastRenderedPageBreak/>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71E9332"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B01914C" w14:textId="77777777" w:rsidR="0053291D" w:rsidRDefault="0053291D" w:rsidP="0053291D">
            <w:r>
              <w:rPr>
                <w:rFonts w:eastAsia="Calibri"/>
                <w:color w:val="000000"/>
                <w:sz w:val="19"/>
                <w:szCs w:val="19"/>
              </w:rPr>
              <w:t>399.64</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2FE9ED" w14:textId="77777777" w:rsidR="0053291D" w:rsidRDefault="0053291D" w:rsidP="0053291D">
            <w:r>
              <w:rPr>
                <w:rFonts w:eastAsia="Calibri"/>
                <w:color w:val="000000"/>
                <w:sz w:val="19"/>
                <w:szCs w:val="19"/>
              </w:rPr>
              <w:t>−81.94</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72DF05B" w14:textId="77777777" w:rsidR="0053291D" w:rsidRDefault="0053291D" w:rsidP="0053291D">
            <w:r>
              <w:rPr>
                <w:rFonts w:eastAsia="Calibri"/>
                <w:color w:val="000000"/>
                <w:sz w:val="19"/>
                <w:szCs w:val="19"/>
              </w:rPr>
              <w:t>0.407</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86AA2EE"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DF9766E" w14:textId="77777777" w:rsidR="0053291D" w:rsidRDefault="0053291D" w:rsidP="0053291D">
            <w:r>
              <w:rPr>
                <w:rFonts w:eastAsia="Calibri"/>
                <w:color w:val="000000"/>
                <w:sz w:val="19"/>
                <w:szCs w:val="19"/>
              </w:rPr>
              <w:t>1029.36</w:t>
            </w:r>
          </w:p>
        </w:tc>
      </w:tr>
      <w:tr w:rsidR="0053291D" w14:paraId="60502E18"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A4580FF" w14:textId="77777777" w:rsidR="0053291D" w:rsidRDefault="0053291D" w:rsidP="0053291D">
            <w:r>
              <w:rPr>
                <w:rFonts w:eastAsia="Calibri"/>
                <w:color w:val="000000"/>
                <w:sz w:val="19"/>
                <w:szCs w:val="19"/>
              </w:rPr>
              <w:t>Lonza</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7728648"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967B94" w14:textId="77777777" w:rsidR="0053291D" w:rsidRDefault="0053291D" w:rsidP="0053291D">
            <w:r>
              <w:rPr>
                <w:rFonts w:eastAsia="Calibri"/>
                <w:color w:val="000000"/>
                <w:sz w:val="19"/>
                <w:szCs w:val="19"/>
              </w:rPr>
              <w:t>487.23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B0FCDAF" w14:textId="77777777" w:rsidR="0053291D" w:rsidRDefault="0053291D" w:rsidP="0053291D">
            <w:r>
              <w:rPr>
                <w:rFonts w:eastAsia="Calibri"/>
                <w:color w:val="000000"/>
                <w:sz w:val="19"/>
                <w:szCs w:val="19"/>
              </w:rPr>
              <w:t>−80.73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8528239" w14:textId="77777777" w:rsidR="0053291D" w:rsidRDefault="0053291D" w:rsidP="0053291D">
            <w:r>
              <w:rPr>
                <w:rFonts w:eastAsia="Calibri"/>
                <w:color w:val="000000"/>
                <w:sz w:val="19"/>
                <w:szCs w:val="19"/>
              </w:rPr>
              <w:t>0.433</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505AA1C4" w14:textId="77777777" w:rsidR="0053291D" w:rsidRDefault="0053291D" w:rsidP="0053291D">
            <w:r>
              <w:rPr>
                <w:rFonts w:eastAsia="Calibri"/>
                <w:color w:val="000000"/>
                <w:sz w:val="19"/>
                <w:szCs w:val="19"/>
              </w:rPr>
              <w:t>16</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FFCCCF8" w14:textId="77777777" w:rsidR="0053291D" w:rsidRDefault="0053291D" w:rsidP="0053291D">
            <w:r>
              <w:rPr>
                <w:rFonts w:eastAsia="Calibri"/>
                <w:color w:val="000000"/>
                <w:sz w:val="19"/>
                <w:szCs w:val="19"/>
              </w:rPr>
              <w:t>1029.36</w:t>
            </w:r>
          </w:p>
        </w:tc>
      </w:tr>
      <w:tr w:rsidR="0053291D" w14:paraId="33D9AF56"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F052D0D"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49E3FDE" w14:textId="77777777" w:rsidR="0053291D" w:rsidRDefault="0053291D" w:rsidP="0053291D">
            <w:r>
              <w:rPr>
                <w:rFonts w:ascii="Consolas" w:hAnsi="Consolas" w:cs="Consolas"/>
                <w:color w:val="000000"/>
                <w:sz w:val="19"/>
                <w:szCs w:val="19"/>
              </w:rPr>
              <w:t>score[t-1]</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604C9BE" w14:textId="77777777" w:rsidR="0053291D" w:rsidRDefault="0053291D" w:rsidP="0053291D">
            <w:r>
              <w:rPr>
                <w:rFonts w:eastAsia="Calibri"/>
                <w:color w:val="000000"/>
                <w:sz w:val="19"/>
                <w:szCs w:val="19"/>
              </w:rPr>
              <w:t>742.83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0BC4A4D" w14:textId="77777777" w:rsidR="0053291D" w:rsidRDefault="0053291D" w:rsidP="0053291D">
            <w:r>
              <w:rPr>
                <w:rFonts w:eastAsia="Calibri"/>
                <w:color w:val="000000"/>
                <w:sz w:val="19"/>
                <w:szCs w:val="19"/>
              </w:rPr>
              <w:t>−63.93</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27B425E" w14:textId="77777777" w:rsidR="0053291D" w:rsidRDefault="0053291D" w:rsidP="0053291D">
            <w:r>
              <w:rPr>
                <w:rFonts w:eastAsia="Calibri"/>
                <w:color w:val="000000"/>
                <w:sz w:val="19"/>
                <w:szCs w:val="19"/>
              </w:rPr>
              <w:t>0.533</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DADD430" w14:textId="77777777" w:rsidR="0053291D" w:rsidRDefault="0053291D" w:rsidP="0053291D">
            <w:r>
              <w:rPr>
                <w:rFonts w:eastAsia="Calibri"/>
                <w:color w:val="000000"/>
                <w:sz w:val="19"/>
                <w:szCs w:val="19"/>
              </w:rPr>
              <w:t>17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0B1E638" w14:textId="77777777" w:rsidR="0053291D" w:rsidRDefault="0053291D" w:rsidP="0053291D">
            <w:r>
              <w:rPr>
                <w:rFonts w:eastAsia="Calibri"/>
                <w:color w:val="000000"/>
                <w:sz w:val="19"/>
                <w:szCs w:val="19"/>
              </w:rPr>
              <w:t>1459.37</w:t>
            </w:r>
          </w:p>
        </w:tc>
      </w:tr>
      <w:tr w:rsidR="0053291D" w14:paraId="57ED3DD1"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284A89"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1C050DF" w14:textId="77777777" w:rsidR="0053291D" w:rsidRDefault="0053291D" w:rsidP="0053291D">
            <w:r>
              <w:rPr>
                <w:rFonts w:ascii="Consolas" w:hAnsi="Consolas" w:cs="Consolas"/>
                <w:color w:val="000000"/>
                <w:sz w:val="19"/>
                <w:szCs w:val="19"/>
              </w:rPr>
              <w:t>score[t-2]</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9EB5275" w14:textId="77777777" w:rsidR="0053291D" w:rsidRDefault="0053291D" w:rsidP="0053291D">
            <w:r>
              <w:rPr>
                <w:rFonts w:eastAsia="Calibri"/>
                <w:color w:val="000000"/>
                <w:sz w:val="19"/>
                <w:szCs w:val="19"/>
              </w:rPr>
              <w:t>631.56</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3C70502" w14:textId="77777777" w:rsidR="0053291D" w:rsidRDefault="0053291D" w:rsidP="0053291D">
            <w:r>
              <w:rPr>
                <w:rFonts w:eastAsia="Calibri"/>
                <w:color w:val="000000"/>
                <w:sz w:val="19"/>
                <w:szCs w:val="19"/>
              </w:rPr>
              <w:t>−61.90</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517E18A" w14:textId="77777777" w:rsidR="0053291D" w:rsidRDefault="0053291D" w:rsidP="0053291D">
            <w:r>
              <w:rPr>
                <w:rFonts w:eastAsia="Calibri"/>
                <w:color w:val="000000"/>
                <w:sz w:val="19"/>
                <w:szCs w:val="19"/>
              </w:rPr>
              <w:t>0.518</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0342D5F" w14:textId="77777777" w:rsidR="0053291D" w:rsidRDefault="0053291D" w:rsidP="0053291D">
            <w:r>
              <w:rPr>
                <w:rFonts w:eastAsia="Calibri"/>
                <w:color w:val="000000"/>
                <w:sz w:val="19"/>
                <w:szCs w:val="19"/>
              </w:rPr>
              <w:t>17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0CBD5EDF" w14:textId="77777777" w:rsidR="0053291D" w:rsidRDefault="0053291D" w:rsidP="0053291D">
            <w:r>
              <w:rPr>
                <w:rFonts w:eastAsia="Calibri"/>
                <w:color w:val="000000"/>
                <w:sz w:val="19"/>
                <w:szCs w:val="19"/>
              </w:rPr>
              <w:t>1459.37</w:t>
            </w:r>
          </w:p>
        </w:tc>
      </w:tr>
      <w:tr w:rsidR="0053291D" w14:paraId="66356B1B" w14:textId="77777777" w:rsidTr="00744EBC">
        <w:tc>
          <w:tcPr>
            <w:tcW w:w="15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43696C98" w14:textId="77777777" w:rsidR="0053291D" w:rsidRDefault="0053291D" w:rsidP="0053291D">
            <w:r>
              <w:rPr>
                <w:rFonts w:eastAsia="Calibri"/>
                <w:color w:val="000000"/>
                <w:sz w:val="19"/>
                <w:szCs w:val="19"/>
              </w:rPr>
              <w:t>Partners Group</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3E77CBC0" w14:textId="77777777" w:rsidR="0053291D" w:rsidRDefault="0053291D" w:rsidP="0053291D">
            <w:r>
              <w:rPr>
                <w:rFonts w:ascii="Consolas" w:hAnsi="Consolas" w:cs="Consolas"/>
                <w:color w:val="000000"/>
                <w:sz w:val="19"/>
                <w:szCs w:val="19"/>
              </w:rPr>
              <w:t>score[t-3]</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4D05800" w14:textId="77777777" w:rsidR="0053291D" w:rsidRDefault="0053291D" w:rsidP="0053291D">
            <w:r>
              <w:rPr>
                <w:rFonts w:eastAsia="Calibri"/>
                <w:color w:val="000000"/>
                <w:sz w:val="19"/>
                <w:szCs w:val="19"/>
              </w:rPr>
              <w:t>584.90</w:t>
            </w:r>
          </w:p>
        </w:tc>
        <w:tc>
          <w:tcPr>
            <w:tcW w:w="11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17CCA3E9" w14:textId="77777777" w:rsidR="0053291D" w:rsidRDefault="0053291D" w:rsidP="0053291D">
            <w:r>
              <w:rPr>
                <w:rFonts w:eastAsia="Calibri"/>
                <w:color w:val="000000"/>
                <w:sz w:val="19"/>
                <w:szCs w:val="19"/>
              </w:rPr>
              <w:t>−62.29</w:t>
            </w:r>
          </w:p>
        </w:tc>
        <w:tc>
          <w:tcPr>
            <w:tcW w:w="10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20B8E60E" w14:textId="77777777" w:rsidR="0053291D" w:rsidRDefault="0053291D" w:rsidP="0053291D">
            <w:r>
              <w:rPr>
                <w:rFonts w:eastAsia="Calibri"/>
                <w:color w:val="000000"/>
                <w:sz w:val="19"/>
                <w:szCs w:val="19"/>
              </w:rPr>
              <w:t>0.504</w:t>
            </w:r>
          </w:p>
        </w:tc>
        <w:tc>
          <w:tcPr>
            <w:tcW w:w="13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05E7AB4" w14:textId="77777777" w:rsidR="0053291D" w:rsidRDefault="0053291D" w:rsidP="0053291D">
            <w:r>
              <w:rPr>
                <w:rFonts w:eastAsia="Calibri"/>
                <w:color w:val="000000"/>
                <w:sz w:val="19"/>
                <w:szCs w:val="19"/>
              </w:rPr>
              <w:t>17</w:t>
            </w:r>
          </w:p>
        </w:tc>
        <w:tc>
          <w:tcPr>
            <w:tcW w:w="1200" w:type="dxa"/>
            <w:tcBorders>
              <w:top w:val="single" w:sz="4" w:space="0" w:color="777777"/>
              <w:left w:val="single" w:sz="4" w:space="0" w:color="777777"/>
              <w:bottom w:val="single" w:sz="4" w:space="0" w:color="777777"/>
              <w:right w:val="single" w:sz="4" w:space="0" w:color="777777"/>
            </w:tcBorders>
            <w:tcMar>
              <w:top w:w="60" w:type="dxa"/>
              <w:left w:w="100" w:type="dxa"/>
              <w:bottom w:w="60" w:type="dxa"/>
              <w:right w:w="100" w:type="dxa"/>
            </w:tcMar>
          </w:tcPr>
          <w:p w14:paraId="73964080" w14:textId="77777777" w:rsidR="0053291D" w:rsidRDefault="0053291D" w:rsidP="00F141DD">
            <w:pPr>
              <w:keepNext/>
            </w:pPr>
            <w:r>
              <w:rPr>
                <w:rFonts w:eastAsia="Calibri"/>
                <w:color w:val="000000"/>
                <w:sz w:val="19"/>
                <w:szCs w:val="19"/>
              </w:rPr>
              <w:t>1459.37</w:t>
            </w:r>
          </w:p>
        </w:tc>
      </w:tr>
    </w:tbl>
    <w:p w14:paraId="74C9D6B4" w14:textId="327CCBC8" w:rsidR="00F141DD" w:rsidRDefault="00F141DD">
      <w:pPr>
        <w:pStyle w:val="Caption"/>
      </w:pPr>
      <w:r>
        <w:t xml:space="preserve">Tabelle Anhang </w:t>
      </w:r>
      <w:r>
        <w:fldChar w:fldCharType="begin"/>
      </w:r>
      <w:r>
        <w:instrText xml:space="preserve"> SEQ Tabelle_Anhang \* ARABIC </w:instrText>
      </w:r>
      <w:r>
        <w:fldChar w:fldCharType="separate"/>
      </w:r>
      <w:r>
        <w:rPr>
          <w:noProof/>
        </w:rPr>
        <w:t>6</w:t>
      </w:r>
      <w:r>
        <w:fldChar w:fldCharType="end"/>
      </w:r>
      <w:r>
        <w:t xml:space="preserve">: </w:t>
      </w:r>
      <w:r w:rsidRPr="00852814">
        <w:t>Lag-Sensitivität der V7-Strategie. Die Anzahl der Panik-Trades ist über alle Lag-Wahlen identisch — die Lag-Wahl beeinflusst nur die exakte Ausführungs-Performance, nicht die Trigger-Selektion</w:t>
      </w:r>
    </w:p>
    <w:p w14:paraId="2A5AC759" w14:textId="63EF46F9" w:rsidR="0053291D" w:rsidRDefault="0053291D" w:rsidP="0053291D">
      <w:r>
        <w:rPr>
          <w:rFonts w:eastAsia="Calibri"/>
          <w:i/>
          <w:iCs/>
          <w:color w:val="555555"/>
          <w:sz w:val="20"/>
        </w:rPr>
        <w:t xml:space="preserve">Reproduzierbar aus </w:t>
      </w:r>
      <w:r>
        <w:rPr>
          <w:rFonts w:ascii="Consolas" w:hAnsi="Consolas" w:cs="Consolas"/>
          <w:i/>
          <w:iCs/>
          <w:color w:val="555555"/>
          <w:sz w:val="20"/>
        </w:rPr>
        <w:t>lag_sensitivity_v7.csv</w:t>
      </w:r>
      <w:r>
        <w:rPr>
          <w:rFonts w:eastAsia="Calibri"/>
          <w:i/>
          <w:iCs/>
          <w:color w:val="555555"/>
          <w:sz w:val="20"/>
        </w:rPr>
        <w:t>.</w:t>
      </w:r>
    </w:p>
    <w:p w14:paraId="48B18F14" w14:textId="4E5A33B8" w:rsidR="00DC7422" w:rsidRDefault="0053291D" w:rsidP="0053291D">
      <w:pPr>
        <w:rPr>
          <w:rFonts w:eastAsia="Calibri"/>
        </w:rPr>
      </w:pPr>
      <w:r>
        <w:rPr>
          <w:rFonts w:eastAsia="Calibri"/>
        </w:rPr>
        <w:t>Befund: Der maximale Lag-Spread im Total Return liegt zwischen 98 pp (Logitech) und 239 pp (Sika). Im Vergleich zur V3-Konfiguration, bei der ein Ein-Tag-Lag-Unterschied bei Partners Group eine Performance-Differenz von 634 pp erzeugte, ist die V7-Strategie um den Faktor 3-4 robuster gegenüber Lag-Variationen. Die V7-Default-Wahl score[t−2] liegt zwischen den beiden Extremen und bildet einen sinnvollen Kompromiss zwischen Reaktionsschnelligkeit und Ausführungsrealismus.</w:t>
      </w:r>
      <w:r w:rsidR="00DC7422">
        <w:rPr>
          <w:rFonts w:eastAsia="Calibri"/>
        </w:rPr>
        <w:br w:type="page"/>
      </w:r>
    </w:p>
    <w:p w14:paraId="45C6973E" w14:textId="2E90D7FE" w:rsidR="00EE43F8" w:rsidRDefault="00EE43F8" w:rsidP="00DC47DC">
      <w:pPr>
        <w:pStyle w:val="Ueberschrift2ohneNummer"/>
      </w:pPr>
      <w:bookmarkStart w:id="139" w:name="_Toc229835395"/>
      <w:r>
        <w:lastRenderedPageBreak/>
        <w:t>Anhang H – Verwendete Prompts für Claude Pro</w:t>
      </w:r>
      <w:bookmarkEnd w:id="139"/>
    </w:p>
    <w:p w14:paraId="262EDD72" w14:textId="526CF06E" w:rsidR="0053291D" w:rsidRDefault="0053291D" w:rsidP="0053291D">
      <w:r w:rsidRPr="0053291D">
        <w:t>Dieser Anhang listet die wesentlichen Prompts auf, die im Verlauf der Arbeit an Claude Pro (Anthropic) gestellt wurden. Alle methodischen Entscheidungen, Code-Änderungen und Schlussfolgerungen verantwortet der Autor; die Antworten von Claude wurden als Diskussionsgrundlage und Code-Review-Input genutzt</w:t>
      </w:r>
      <w:r w:rsidR="004F2AFF">
        <w:t>. Zusätzlich alle von Claude vorgeschlagenen Korrekturen wurden vom Autor überprüft, bei Übernahme adaptiert und liegen in seiner inhaltlichen Verantwortung. Die Mehrheit von Claude-Prompts wurden mit dem Model Opus 4.7 bearbeitet.</w:t>
      </w:r>
    </w:p>
    <w:p w14:paraId="5B69856F" w14:textId="65F4A9B3" w:rsidR="0053291D" w:rsidRDefault="0053291D" w:rsidP="0053291D">
      <w:pPr>
        <w:rPr>
          <w:b/>
          <w:bCs/>
        </w:rPr>
      </w:pPr>
      <w:r>
        <w:rPr>
          <w:b/>
          <w:bCs/>
        </w:rPr>
        <w:t>H.1 Editorial-Korrekturen und Schreibstil</w:t>
      </w:r>
    </w:p>
    <w:p w14:paraId="3EE8E8E1" w14:textId="2CF0E2A6" w:rsidR="00DC7422" w:rsidRPr="00DC7422" w:rsidRDefault="00DC7422" w:rsidP="0053291D">
      <w:r>
        <w:t>Konsistenz Code vs. Arbeit</w:t>
      </w:r>
    </w:p>
    <w:p w14:paraId="3A6ED07F" w14:textId="0A06157C" w:rsidR="0053291D" w:rsidRDefault="0053291D" w:rsidP="00DC7422">
      <w:pPr>
        <w:pStyle w:val="ListParagraph"/>
        <w:numPr>
          <w:ilvl w:val="0"/>
          <w:numId w:val="58"/>
        </w:numPr>
      </w:pPr>
      <w:r>
        <w:t>«</w:t>
      </w:r>
      <w:r w:rsidRPr="0053291D">
        <w:t>Liste alle V3-Werte auf, die im Text noch vorhanden sind, obwohl die Tabellen auf V7 umgestellt sind.</w:t>
      </w:r>
      <w:r>
        <w:t>»</w:t>
      </w:r>
    </w:p>
    <w:p w14:paraId="7D4E394B" w14:textId="1A1B420A" w:rsidR="00DC7422" w:rsidRDefault="00DC7422" w:rsidP="00DC7422">
      <w:r>
        <w:t>Konsistenz Tabelle vs. Fliesstext</w:t>
      </w:r>
    </w:p>
    <w:p w14:paraId="062CA1A1" w14:textId="5E237C11" w:rsidR="00DC7422" w:rsidRDefault="00DC7422" w:rsidP="00DC7422">
      <w:pPr>
        <w:pStyle w:val="ListParagraph"/>
        <w:numPr>
          <w:ilvl w:val="0"/>
          <w:numId w:val="58"/>
        </w:numPr>
      </w:pPr>
      <w:r w:rsidRPr="00DC7422">
        <w:t>«Vergleiche meine Tabelle 3 (Performance-Kennzahlen) mit dem Fliesstext in Kap. 4.2 und 4.3. Liste alle Stellen auf, an denen Zahlen, Punktwerte oder Strategie-Bezeichnungen voneinander abweichen.»</w:t>
      </w:r>
    </w:p>
    <w:p w14:paraId="292A3F7C" w14:textId="5C789342" w:rsidR="00DC7422" w:rsidRDefault="00DC7422" w:rsidP="00DC7422">
      <w:r>
        <w:t>Zitierkonsistenz APA 7</w:t>
      </w:r>
    </w:p>
    <w:p w14:paraId="4D7EE352" w14:textId="374F79CE" w:rsidR="00DC7422" w:rsidRDefault="00DC7422" w:rsidP="00DC7422">
      <w:pPr>
        <w:pStyle w:val="ListParagraph"/>
        <w:numPr>
          <w:ilvl w:val="0"/>
          <w:numId w:val="58"/>
        </w:numPr>
      </w:pPr>
      <w:r w:rsidRPr="00DC7422">
        <w:t xml:space="preserve">«Prüfe mein Quellenverzeichnis auf APA-7-Konformität (insbesondere Autor-Reihenfolge, DOI-Format, </w:t>
      </w:r>
      <w:proofErr w:type="spellStart"/>
      <w:r w:rsidRPr="00DC7422">
        <w:t>Kursivierung</w:t>
      </w:r>
      <w:proofErr w:type="spellEnd"/>
      <w:r w:rsidRPr="00DC7422">
        <w:t xml:space="preserve"> von Journal-Namen). Identifiziere Quellen, die im Text zitiert sind, aber nicht im Verzeichnis stehen (und umgekehrt).»</w:t>
      </w:r>
    </w:p>
    <w:p w14:paraId="091B9477" w14:textId="46E9DA4C" w:rsidR="00DC7422" w:rsidRDefault="00DC7422" w:rsidP="00DC7422">
      <w:r>
        <w:t>Wissenschaftlicher Stil</w:t>
      </w:r>
    </w:p>
    <w:p w14:paraId="2C044609" w14:textId="3D61FB68" w:rsidR="00DC7422" w:rsidRDefault="00DC7422" w:rsidP="00DC7422">
      <w:pPr>
        <w:pStyle w:val="ListParagraph"/>
        <w:numPr>
          <w:ilvl w:val="0"/>
          <w:numId w:val="58"/>
        </w:numPr>
      </w:pPr>
      <w:r w:rsidRPr="00DC7422">
        <w:t>«Hier mein Management Summary [Text einfügen]. Markiere alle Sätze, die zu umgangssprachlich, redundant oder nicht ausreichend belegt sind. Schlage präzisere Formulierungen vor — der Stil soll dem üblichen Standard einer ökonometrischen Bachelorarbeit entsprechen.»</w:t>
      </w:r>
    </w:p>
    <w:p w14:paraId="7BD54B00" w14:textId="6425594E" w:rsidR="004F2AFF" w:rsidRDefault="004F2AFF" w:rsidP="004F2AFF">
      <w:pPr>
        <w:pStyle w:val="ListParagraph"/>
        <w:numPr>
          <w:ilvl w:val="0"/>
          <w:numId w:val="58"/>
        </w:numPr>
      </w:pPr>
      <w:r w:rsidRPr="004F2AFF">
        <w:t xml:space="preserve">«Bitte lies den folgenden Absatz aus Kapitel 4.3.1 meiner Thesis und identifiziere </w:t>
      </w:r>
      <w:r>
        <w:t>untypische Floskeln</w:t>
      </w:r>
      <w:r w:rsidRPr="004F2AFF">
        <w:t xml:space="preserve"> (</w:t>
      </w:r>
      <w:proofErr w:type="spellStart"/>
      <w:r w:rsidRPr="004F2AFF">
        <w:t>Em</w:t>
      </w:r>
      <w:proofErr w:type="spellEnd"/>
      <w:r w:rsidRPr="004F2AFF">
        <w:t>-Dash-Einschübe, Doppelpunkt-</w:t>
      </w:r>
      <w:proofErr w:type="spellStart"/>
      <w:proofErr w:type="gramStart"/>
      <w:r w:rsidRPr="004F2AFF">
        <w:t>Aufzählungen,</w:t>
      </w:r>
      <w:r>
        <w:t>etc</w:t>
      </w:r>
      <w:proofErr w:type="spellEnd"/>
      <w:proofErr w:type="gramEnd"/>
      <w:r w:rsidRPr="004F2AFF">
        <w:t>). Schreibe ihn neutraler und kürzer um, ohne den fachlichen Gehalt zu verändern:</w:t>
      </w:r>
      <w:r>
        <w:t xml:space="preserve"> [Absatz hier]»</w:t>
      </w:r>
    </w:p>
    <w:p w14:paraId="65A7C6A7" w14:textId="61788D9A" w:rsidR="0053291D" w:rsidRDefault="00DC7422" w:rsidP="00DC7422">
      <w:pPr>
        <w:rPr>
          <w:b/>
          <w:bCs/>
        </w:rPr>
      </w:pPr>
      <w:r>
        <w:rPr>
          <w:b/>
          <w:bCs/>
        </w:rPr>
        <w:t>H.2 Code Review und Implementierungs-Verifikation</w:t>
      </w:r>
    </w:p>
    <w:p w14:paraId="4F587C09" w14:textId="5710BA28" w:rsidR="00DC7422" w:rsidRPr="00DC7422" w:rsidRDefault="00DC7422" w:rsidP="00DC7422">
      <m:oMath>
        <m:r>
          <m:rPr>
            <m:sty m:val="p"/>
          </m:rPr>
          <w:rPr>
            <w:rFonts w:ascii="Cambria Math" w:hAnsi="Cambria Math"/>
          </w:rPr>
          <m:t>BSADF</m:t>
        </m:r>
      </m:oMath>
      <w:r>
        <w:t xml:space="preserve"> Implementierung prüfen:</w:t>
      </w:r>
    </w:p>
    <w:p w14:paraId="3A5DCF3B" w14:textId="29979951" w:rsidR="00DC7422" w:rsidRDefault="00DC7422" w:rsidP="00DC7422">
      <w:pPr>
        <w:pStyle w:val="ListParagraph"/>
        <w:numPr>
          <w:ilvl w:val="0"/>
          <w:numId w:val="57"/>
        </w:numPr>
      </w:pPr>
      <w:r>
        <w:t xml:space="preserve">«Ich habe in </w:t>
      </w:r>
      <w:r>
        <w:rPr>
          <w:rFonts w:ascii="Consolas" w:hAnsi="Consolas" w:cs="Consolas"/>
        </w:rPr>
        <w:t>bsadf_core.py</w:t>
      </w:r>
      <w:r>
        <w:t xml:space="preserve"> die </w:t>
      </w:r>
      <m:oMath>
        <m:r>
          <m:rPr>
            <m:sty m:val="p"/>
          </m:rPr>
          <w:rPr>
            <w:rFonts w:ascii="Cambria Math" w:hAnsi="Cambria Math"/>
          </w:rPr>
          <m:t>BSADF</m:t>
        </m:r>
      </m:oMath>
      <w:r>
        <w:t xml:space="preserve">-Statistik gemäss Phillips, Shi &amp; Yu (2015) mit vektorisiertem NumPy implementiert und mit Numba JIT-kompiliert. Bitte prüfe die </w:t>
      </w:r>
      <w:r>
        <w:lastRenderedPageBreak/>
        <w:t xml:space="preserve">Newey-West-HAC-Korrektur mit Bartlett-Gewichten auf mathematische Korrektheit. Reproduziere einen einzelnen </w:t>
      </w:r>
      <m:oMath>
        <m:r>
          <m:rPr>
            <m:sty m:val="p"/>
          </m:rPr>
          <w:rPr>
            <w:rFonts w:ascii="Cambria Math" w:hAnsi="Cambria Math"/>
          </w:rPr>
          <m:t>BSADF</m:t>
        </m:r>
      </m:oMath>
      <w:r>
        <w:t>-Wert (z. B. den am 21. November 2008 für Partners Group) unabhängig mit statsmodels.OLS(...).fit(cov_type='HAC', kernel='bartlett') und vergleiche numerisch.»</w:t>
      </w:r>
    </w:p>
    <w:p w14:paraId="13ECDEC7" w14:textId="22208D74" w:rsidR="00DC7422" w:rsidRDefault="00DC7422" w:rsidP="00DC7422">
      <w:r>
        <w:t>Look-</w:t>
      </w:r>
      <w:proofErr w:type="spellStart"/>
      <w:r>
        <w:t>Ahead</w:t>
      </w:r>
      <w:proofErr w:type="spellEnd"/>
      <w:r>
        <w:t xml:space="preserve"> Bias prüfen:</w:t>
      </w:r>
    </w:p>
    <w:p w14:paraId="1E2D8221" w14:textId="02D4EAB6" w:rsidR="00DC7422" w:rsidRDefault="00DC7422" w:rsidP="00DC7422">
      <w:pPr>
        <w:pStyle w:val="ListParagraph"/>
        <w:numPr>
          <w:ilvl w:val="0"/>
          <w:numId w:val="57"/>
        </w:numPr>
      </w:pPr>
      <w:r>
        <w:t xml:space="preserve">«In meiner V7-Strategie nutze ich score = </w:t>
      </w:r>
      <w:proofErr w:type="spellStart"/>
      <w:r>
        <w:rPr>
          <w:rFonts w:ascii="Consolas" w:hAnsi="Consolas" w:cs="Consolas"/>
        </w:rPr>
        <w:t>bsadf_scores</w:t>
      </w:r>
      <w:proofErr w:type="spellEnd"/>
      <w:r>
        <w:rPr>
          <w:rFonts w:ascii="Consolas" w:hAnsi="Consolas" w:cs="Consolas"/>
        </w:rPr>
        <w:t>[t-2]</w:t>
      </w:r>
      <w:r>
        <w:t xml:space="preserve"> zur Trade-Entscheidung an Tag t. Prüfe systematisch, ob diese Lag-Konvention frei von Look-</w:t>
      </w:r>
      <w:proofErr w:type="spellStart"/>
      <w:r>
        <w:t>Ahead</w:t>
      </w:r>
      <w:proofErr w:type="spellEnd"/>
      <w:r>
        <w:t xml:space="preserve">-Bias ist und welche subtileren Probleme entstehen könnten (z. B. wenn der </w:t>
      </w:r>
      <m:oMath>
        <m:r>
          <m:rPr>
            <m:sty m:val="p"/>
          </m:rPr>
          <w:rPr>
            <w:rFonts w:ascii="Cambria Math" w:hAnsi="Cambria Math"/>
          </w:rPr>
          <m:t>BSADF</m:t>
        </m:r>
      </m:oMath>
      <w:r>
        <w:t>-Score am Endpunkt t-2 noch Information aus späteren Tagen enthält). Antwort bitte mit Code-Zeilen-Referenz.»</w:t>
      </w:r>
    </w:p>
    <w:p w14:paraId="4723AB21" w14:textId="2A5DA55D" w:rsidR="00DC7422" w:rsidRDefault="00DC7422" w:rsidP="00DC7422">
      <w:r>
        <w:t>Reproduzierbarkeit:</w:t>
      </w:r>
    </w:p>
    <w:p w14:paraId="67721F9E" w14:textId="58F77B0B" w:rsidR="00DC7422" w:rsidRDefault="00DC7422" w:rsidP="00DC7422">
      <w:pPr>
        <w:pStyle w:val="ListParagraph"/>
        <w:numPr>
          <w:ilvl w:val="0"/>
          <w:numId w:val="57"/>
        </w:numPr>
      </w:pPr>
      <w:r>
        <w:t xml:space="preserve">«Hier mein Backtest-Output </w:t>
      </w:r>
      <w:r>
        <w:rPr>
          <w:rFonts w:ascii="Consolas" w:hAnsi="Consolas" w:cs="Consolas"/>
        </w:rPr>
        <w:t>baseline_results_v7.csv</w:t>
      </w:r>
      <w:r>
        <w:t xml:space="preserve"> und der zugehörige Code </w:t>
      </w:r>
      <w:r>
        <w:rPr>
          <w:rFonts w:ascii="Consolas" w:hAnsi="Consolas" w:cs="Consolas"/>
        </w:rPr>
        <w:t>backtest_v7.py</w:t>
      </w:r>
      <w:r>
        <w:t>. Identifiziere alle Stellen, an denen Zufallszahlen oder nicht-deterministische Operationen die Reproduzierbarkeit gefährden könnten. Schlage Seeds vor, falls nötig.»</w:t>
      </w:r>
    </w:p>
    <w:p w14:paraId="7E16432F" w14:textId="51B5EF1A" w:rsidR="00DC7422" w:rsidRDefault="00DC7422" w:rsidP="00DC7422">
      <w:r>
        <w:t>Performance-Engpass identifizieren:</w:t>
      </w:r>
    </w:p>
    <w:p w14:paraId="7B8DA8FA" w14:textId="000B617D" w:rsidR="00DC7422" w:rsidRDefault="00DC7422" w:rsidP="00DC7422">
      <w:pPr>
        <w:pStyle w:val="ListParagraph"/>
        <w:numPr>
          <w:ilvl w:val="0"/>
          <w:numId w:val="57"/>
        </w:numPr>
      </w:pPr>
      <w:r w:rsidRPr="00DC7422">
        <w:t xml:space="preserve">«Der </w:t>
      </w:r>
      <w:proofErr w:type="spellStart"/>
      <w:r w:rsidRPr="00DC7422">
        <w:t>Stationary</w:t>
      </w:r>
      <w:proofErr w:type="spellEnd"/>
      <w:r w:rsidRPr="00DC7422">
        <w:t xml:space="preserve">-Bootstrap mit Strategie-Re-Simulation dauert auf meinem Windows-Laptop ca. 23 Minuten pro Asset. In der Ausgabe sehe ich </w:t>
      </w:r>
      <w:proofErr w:type="spellStart"/>
      <w:proofErr w:type="gramStart"/>
      <w:r w:rsidRPr="00DC7422">
        <w:t>numba.threading</w:t>
      </w:r>
      <w:proofErr w:type="gramEnd"/>
      <w:r w:rsidRPr="00DC7422">
        <w:t>_layer</w:t>
      </w:r>
      <w:proofErr w:type="spellEnd"/>
      <w:r w:rsidRPr="00DC7422">
        <w:t xml:space="preserve">() wirft Threading </w:t>
      </w:r>
      <w:proofErr w:type="spellStart"/>
      <w:r w:rsidRPr="00DC7422">
        <w:t>layer</w:t>
      </w:r>
      <w:proofErr w:type="spellEnd"/>
      <w:r w:rsidRPr="00DC7422">
        <w:t xml:space="preserve"> </w:t>
      </w:r>
      <w:proofErr w:type="spellStart"/>
      <w:r w:rsidRPr="00DC7422">
        <w:t>is</w:t>
      </w:r>
      <w:proofErr w:type="spellEnd"/>
      <w:r w:rsidRPr="00DC7422">
        <w:t xml:space="preserve"> not </w:t>
      </w:r>
      <w:proofErr w:type="spellStart"/>
      <w:r w:rsidRPr="00DC7422">
        <w:t>initialized</w:t>
      </w:r>
      <w:proofErr w:type="spellEnd"/>
      <w:r w:rsidRPr="00DC7422">
        <w:t>. Erkläre den Zusammenhang und schlage einen Fix vor (ohne meine Strategie-Logik zu verändern).»</w:t>
      </w:r>
    </w:p>
    <w:p w14:paraId="49777AEE" w14:textId="42340CF5" w:rsidR="004F2AFF" w:rsidRDefault="004F2AFF" w:rsidP="004F2AFF">
      <w:pPr>
        <w:rPr>
          <w:b/>
          <w:bCs/>
        </w:rPr>
      </w:pPr>
      <w:r>
        <w:rPr>
          <w:b/>
          <w:bCs/>
        </w:rPr>
        <w:t>H.3 Datenanalyse-Verifikation</w:t>
      </w:r>
    </w:p>
    <w:p w14:paraId="48FBF653" w14:textId="12D47F5D" w:rsidR="004F2AFF" w:rsidRDefault="004F2AFF" w:rsidP="004F2AFF">
      <m:oMath>
        <m:r>
          <m:rPr>
            <m:sty m:val="p"/>
          </m:rPr>
          <w:rPr>
            <w:rFonts w:ascii="Cambria Math" w:hAnsi="Cambria Math"/>
          </w:rPr>
          <m:t>BSADF</m:t>
        </m:r>
      </m:oMath>
      <w:r>
        <w:t>-Maxima Plausibilität</w:t>
      </w:r>
    </w:p>
    <w:p w14:paraId="5CB7CC2B" w14:textId="346EC8CE" w:rsidR="004F2AFF" w:rsidRPr="004F2AFF" w:rsidRDefault="004F2AFF" w:rsidP="004F2AFF">
      <w:pPr>
        <w:pStyle w:val="ListParagraph"/>
        <w:numPr>
          <w:ilvl w:val="0"/>
          <w:numId w:val="57"/>
        </w:numPr>
      </w:pPr>
      <w:r>
        <w:t xml:space="preserve">«Hier die maximalen </w:t>
      </w:r>
      <m:oMath>
        <m:r>
          <m:rPr>
            <m:sty m:val="p"/>
          </m:rPr>
          <w:rPr>
            <w:rFonts w:ascii="Cambria Math" w:hAnsi="Cambria Math"/>
          </w:rPr>
          <m:t>BSADF</m:t>
        </m:r>
      </m:oMath>
      <w:r>
        <w:t xml:space="preserve">-Werte je Titel unter </w:t>
      </w:r>
      <w:proofErr w:type="spellStart"/>
      <w:r>
        <w:rPr>
          <w:rFonts w:ascii="Consolas" w:hAnsi="Consolas" w:cs="Consolas"/>
        </w:rPr>
        <w:t>min_window</w:t>
      </w:r>
      <w:proofErr w:type="spellEnd"/>
      <w:r>
        <w:t xml:space="preserve"> = 60: [Tabelle]. Bei Lonza und Partners Group fällt das Maximum auf den 10. Oktober 2008 (Lehman-Tiefpunkt). Ist das ein plausibles Bubble-Signal oder ein Crash-Tag-Artefakt? Begründe ökonomisch und schlage ggf. eine Diagnostik vor, mit der ich den Unterschied empirisch trennen kann.»</w:t>
      </w:r>
    </w:p>
    <w:p w14:paraId="13594875" w14:textId="61289DFD" w:rsidR="00DC7422" w:rsidRDefault="004F2AFF" w:rsidP="00DC7422">
      <w:r>
        <w:t>Inferenz-Power</w:t>
      </w:r>
    </w:p>
    <w:p w14:paraId="5F4F4351" w14:textId="539F8CD6" w:rsidR="004F2AFF" w:rsidRDefault="004F2AFF" w:rsidP="004F2AFF">
      <w:pPr>
        <w:pStyle w:val="ListParagraph"/>
        <w:numPr>
          <w:ilvl w:val="0"/>
          <w:numId w:val="57"/>
        </w:numPr>
      </w:pPr>
      <w:r w:rsidRPr="004F2AFF">
        <w:t xml:space="preserve">«Mein </w:t>
      </w:r>
      <w:proofErr w:type="spellStart"/>
      <w:r w:rsidRPr="004F2AFF">
        <w:t>Stationary</w:t>
      </w:r>
      <w:proofErr w:type="spellEnd"/>
      <w:r w:rsidRPr="004F2AFF">
        <w:t>-Bootstrap liefert für die Total-Return-Differenz V7 vs. B&amp;H bei allen fünf Titeln p-Werte zwischen 0.62 und 0.92. Heisst das, die Strategie ist gleichwertig zu B&amp;H, oder ist die Test-Power zu niedrig? Wie würde ich die Power-Frage empirisch separat untersuchen?»</w:t>
      </w:r>
    </w:p>
    <w:p w14:paraId="17B04B0F" w14:textId="2B277E06" w:rsidR="004F2AFF" w:rsidRDefault="004F2AFF" w:rsidP="004F2AFF">
      <w:proofErr w:type="spellStart"/>
      <w:r>
        <w:t>Selection</w:t>
      </w:r>
      <w:proofErr w:type="spellEnd"/>
      <w:r>
        <w:t>-Bias</w:t>
      </w:r>
    </w:p>
    <w:p w14:paraId="596FB090" w14:textId="1098B90E" w:rsidR="004F2AFF" w:rsidRDefault="004F2AFF" w:rsidP="004F2AFF">
      <w:pPr>
        <w:pStyle w:val="ListParagraph"/>
        <w:numPr>
          <w:ilvl w:val="0"/>
          <w:numId w:val="57"/>
        </w:numPr>
      </w:pPr>
      <w:r w:rsidRPr="004F2AFF">
        <w:lastRenderedPageBreak/>
        <w:t>«Meine fünf Titel wurden ex-post nach historischer Volatilität und Wachstumsdynamik selegiert. Bitte erkläre, wie das die Generalisierbarkeit der Resultate einschränkt (Harvey, Liu &amp; Zhu 2016), und schlage Out-</w:t>
      </w:r>
      <w:proofErr w:type="spellStart"/>
      <w:r w:rsidRPr="004F2AFF">
        <w:t>of</w:t>
      </w:r>
      <w:proofErr w:type="spellEnd"/>
      <w:r w:rsidRPr="004F2AFF">
        <w:t>-Sample-Tests vor, mit denen ich den Bias quantifizieren könnte.»</w:t>
      </w:r>
    </w:p>
    <w:p w14:paraId="4061399D" w14:textId="27F39393" w:rsidR="004F2AFF" w:rsidRDefault="004F2AFF" w:rsidP="004F2AFF">
      <w:pPr>
        <w:rPr>
          <w:b/>
          <w:bCs/>
        </w:rPr>
      </w:pPr>
      <w:r>
        <w:rPr>
          <w:b/>
          <w:bCs/>
        </w:rPr>
        <w:t>H.4 Bewertung der Thesis anhand des Notenblattes</w:t>
      </w:r>
    </w:p>
    <w:p w14:paraId="2F3D370E" w14:textId="59F4CDCB" w:rsidR="004F2AFF" w:rsidRPr="004F2AFF" w:rsidRDefault="004F2AFF" w:rsidP="004F2AFF">
      <w:pPr>
        <w:pStyle w:val="ListParagraph"/>
        <w:numPr>
          <w:ilvl w:val="0"/>
          <w:numId w:val="57"/>
        </w:numPr>
      </w:pPr>
      <w:r>
        <w:t xml:space="preserve">«Du bist Experte im Bereich Finance, dir wurde die Aufgabe zugeteilt die vorliegende Bachelor-Arbeit zu korrigieren. Für diesen Task hast du 1 Stunde Zeit. Das Endprodukt deinerseits sollte eine </w:t>
      </w:r>
      <w:proofErr w:type="spellStart"/>
      <w:r>
        <w:t>detailierte</w:t>
      </w:r>
      <w:proofErr w:type="spellEnd"/>
      <w:r>
        <w:t xml:space="preserve">, pingelige und streng korrigierte Bachelor-Arbeit inklusive </w:t>
      </w:r>
      <w:proofErr w:type="spellStart"/>
      <w:r>
        <w:t>detailiert</w:t>
      </w:r>
      <w:proofErr w:type="spellEnd"/>
      <w:r>
        <w:t xml:space="preserve"> ausgefülltem Notenblatt sein. Diskrepanzen zwischen Code und Dokumentation solltest du dir sofort notieren. Arbeite langsam und mit </w:t>
      </w:r>
      <w:proofErr w:type="spellStart"/>
      <w:r>
        <w:t>sorgfalt</w:t>
      </w:r>
      <w:proofErr w:type="spellEnd"/>
      <w:r>
        <w:t xml:space="preserve"> das ist ein sehr wichtiger Task.»</w:t>
      </w:r>
    </w:p>
    <w:p w14:paraId="032439D5" w14:textId="1012705D" w:rsidR="00EE43F8" w:rsidRDefault="00EE43F8" w:rsidP="00DC47DC">
      <w:pPr>
        <w:pStyle w:val="Ueberschrift2ohneNummer"/>
      </w:pPr>
      <w:bookmarkStart w:id="140" w:name="_Toc229835396"/>
      <w:r>
        <w:t>Anhang I – Verwendete Prompts für Gemini</w:t>
      </w:r>
      <w:bookmarkEnd w:id="140"/>
    </w:p>
    <w:p w14:paraId="1E9528BC" w14:textId="77777777" w:rsidR="00DC47DC" w:rsidRPr="0001704E" w:rsidRDefault="00DC47DC" w:rsidP="00D760D1">
      <w:pPr>
        <w:sectPr w:rsidR="00DC47DC" w:rsidRPr="0001704E" w:rsidSect="005E75FF">
          <w:headerReference w:type="default" r:id="rId36"/>
          <w:pgSz w:w="11906" w:h="16838"/>
          <w:pgMar w:top="1418" w:right="1274" w:bottom="1134" w:left="1418" w:header="720" w:footer="720" w:gutter="0"/>
          <w:pgNumType w:start="1"/>
          <w:cols w:space="708"/>
          <w:docGrid w:linePitch="360"/>
        </w:sectPr>
      </w:pPr>
    </w:p>
    <w:p w14:paraId="3FD95C43" w14:textId="74BB8739" w:rsidR="00FD6336" w:rsidRDefault="00FD6336" w:rsidP="00FD6336">
      <w:pPr>
        <w:pStyle w:val="Ueberschrift1ohneNummer"/>
      </w:pPr>
      <w:bookmarkStart w:id="141" w:name="_Toc229835397"/>
      <w:r>
        <w:lastRenderedPageBreak/>
        <w:t>Selbstständigkeitserklärung</w:t>
      </w:r>
      <w:bookmarkEnd w:id="141"/>
    </w:p>
    <w:p w14:paraId="5E828285" w14:textId="77777777" w:rsidR="00FD6336" w:rsidRDefault="00FD6336" w:rsidP="00FD6336">
      <w:pPr>
        <w:jc w:val="left"/>
      </w:pPr>
      <w:r>
        <w:t>Ich erkläre hiermit, dass ich:</w:t>
      </w:r>
    </w:p>
    <w:p w14:paraId="282360DF" w14:textId="77777777" w:rsidR="00FD6336" w:rsidRDefault="00FD6336" w:rsidP="002A7011">
      <w:pPr>
        <w:pStyle w:val="ListParagraph"/>
        <w:numPr>
          <w:ilvl w:val="0"/>
          <w:numId w:val="52"/>
        </w:numPr>
        <w:jc w:val="left"/>
      </w:pPr>
      <w:r>
        <w:t>den vorliegenden Text unter Angabe aller relevanten Quellen (siehe Quellenverzeichnis) und zulässigen Hilfsmittel (siehe beigelegtes Hilfsmittelverzeichnis) und ohne unzulässige Mithilfe anderer Personen verfasst habe.</w:t>
      </w:r>
    </w:p>
    <w:p w14:paraId="75C05053" w14:textId="13833B6D" w:rsidR="00FD6336" w:rsidRDefault="00FD6336" w:rsidP="00A6429E">
      <w:pPr>
        <w:pStyle w:val="ListParagraph"/>
        <w:numPr>
          <w:ilvl w:val="0"/>
          <w:numId w:val="52"/>
        </w:numPr>
        <w:jc w:val="left"/>
      </w:pPr>
      <w:r>
        <w:t>Eine wortwörtliche, paraphrasierende oder sinngemässe Übernahme von Output KI- Anwendungen habe ich gemäss der vorgegebenen Zitierregeln dokumentiert, den entsprechenden Chatverlauf im Anhang angefügt. KI-Anwendungen, die ich als Hilfsmittel verwendet habe, habe ich im Anhang in einem Hilfsmittelverzeichnis dokumentiert.</w:t>
      </w:r>
    </w:p>
    <w:p w14:paraId="011C5974" w14:textId="77777777" w:rsidR="00FD6336" w:rsidRDefault="00FD6336" w:rsidP="00FD6336">
      <w:pPr>
        <w:jc w:val="left"/>
      </w:pPr>
    </w:p>
    <w:p w14:paraId="170F829B" w14:textId="2343860D" w:rsidR="00FD6336" w:rsidRDefault="00FD6336" w:rsidP="0053291D">
      <w:r>
        <w:t>Ort/Datum: Oberwil-Lieli / 16.05.2026</w:t>
      </w:r>
      <w:r>
        <w:tab/>
      </w:r>
      <w:r>
        <w:tab/>
        <w:t>Name: Livio Ambrogini</w:t>
      </w:r>
    </w:p>
    <w:p w14:paraId="612D29FF" w14:textId="77777777" w:rsidR="0053291D" w:rsidRPr="0053291D" w:rsidRDefault="0053291D" w:rsidP="0053291D"/>
    <w:p w14:paraId="5B486CF1" w14:textId="1FA84FF1" w:rsidR="002879EF" w:rsidRPr="0001704E" w:rsidRDefault="001C37DC" w:rsidP="001C37DC">
      <w:pPr>
        <w:pStyle w:val="Ueberschrift1ohneNummer"/>
      </w:pPr>
      <w:bookmarkStart w:id="142" w:name="_Toc229835398"/>
      <w:r>
        <w:t>Vertraulichkeitserklärung</w:t>
      </w:r>
      <w:bookmarkEnd w:id="142"/>
    </w:p>
    <w:p w14:paraId="04883FAF" w14:textId="77777777" w:rsidR="00301F54" w:rsidRPr="0001704E" w:rsidRDefault="00301F54" w:rsidP="00C10D50"/>
    <w:p w14:paraId="340D5521" w14:textId="77777777" w:rsidR="000C4ACA" w:rsidRPr="0001704E" w:rsidRDefault="000C4ACA" w:rsidP="000C4ACA">
      <w:pPr>
        <w:ind w:right="227"/>
        <w:rPr>
          <w:rFonts w:cs="Arial"/>
          <w:iCs/>
          <w:szCs w:val="22"/>
        </w:rPr>
      </w:pPr>
      <w:r>
        <w:rPr>
          <w:rFonts w:cs="Arial"/>
          <w:iCs/>
          <w:szCs w:val="22"/>
        </w:rPr>
        <w:t xml:space="preserve">Ich erkläre hiermit, dass ich: </w:t>
      </w:r>
    </w:p>
    <w:p w14:paraId="7E879DD7" w14:textId="77777777" w:rsidR="000C4ACA" w:rsidRPr="0001704E" w:rsidRDefault="000C4ACA" w:rsidP="000C4ACA">
      <w:pPr>
        <w:numPr>
          <w:ilvl w:val="0"/>
          <w:numId w:val="6"/>
        </w:numPr>
        <w:ind w:right="227"/>
        <w:jc w:val="left"/>
        <w:rPr>
          <w:rFonts w:cs="Arial"/>
          <w:iCs/>
          <w:szCs w:val="22"/>
        </w:rPr>
      </w:pPr>
      <w:r>
        <w:rPr>
          <w:rFonts w:cs="Arial"/>
          <w:iCs/>
          <w:szCs w:val="22"/>
        </w:rPr>
        <w:t>den vorliegenden Text unter Angabe aller relevanten Quellen (siehe Quellenverzeichnis) und zulässiger Hilfsmittel (siehe beigelegtes Hilfsmittelverzeichnis) und ohne unzulässige Mithilfe anderer Personen, selbstständig verfasst habe.</w:t>
      </w:r>
    </w:p>
    <w:p w14:paraId="33BF2C8E" w14:textId="77777777" w:rsidR="000C4ACA" w:rsidRPr="0001704E" w:rsidRDefault="000C4ACA" w:rsidP="000C4ACA">
      <w:pPr>
        <w:numPr>
          <w:ilvl w:val="0"/>
          <w:numId w:val="6"/>
        </w:numPr>
        <w:ind w:right="227"/>
        <w:jc w:val="left"/>
        <w:rPr>
          <w:rFonts w:cs="Arial"/>
          <w:iCs/>
          <w:szCs w:val="22"/>
        </w:rPr>
      </w:pPr>
      <w:r>
        <w:rPr>
          <w:rFonts w:cs="Arial"/>
          <w:iCs/>
          <w:szCs w:val="22"/>
        </w:rPr>
        <w:t>die mir anvertrauten Informationen von Seiten der Themengeberin, des Themengebers auch nach Abgabe der Arbeit vertraulich behandeln werde.</w:t>
      </w:r>
    </w:p>
    <w:p w14:paraId="481D0958" w14:textId="66174901" w:rsidR="000C4ACA" w:rsidRPr="0001704E" w:rsidRDefault="000C4ACA" w:rsidP="000C4ACA">
      <w:pPr>
        <w:numPr>
          <w:ilvl w:val="0"/>
          <w:numId w:val="6"/>
        </w:numPr>
        <w:ind w:right="227"/>
        <w:jc w:val="left"/>
        <w:rPr>
          <w:rFonts w:cs="Arial"/>
          <w:iCs/>
          <w:szCs w:val="22"/>
        </w:rPr>
      </w:pPr>
      <w:r>
        <w:rPr>
          <w:rFonts w:cs="Arial"/>
          <w:iCs/>
          <w:szCs w:val="22"/>
        </w:rPr>
        <w:t>ohne Zustimmung der Themengeberin, des Themengebers und des Kompetenzzentrums Wissenstransfer &amp; Innovation keine Kopie dieser Arbeit an Dritte aushändigen werde.</w:t>
      </w:r>
      <w:r>
        <w:rPr>
          <w:iCs/>
          <w:sz w:val="24"/>
          <w:szCs w:val="22"/>
        </w:rPr>
        <w:t xml:space="preserve"> </w:t>
      </w:r>
    </w:p>
    <w:p w14:paraId="36F23F21" w14:textId="77777777" w:rsidR="00301F54" w:rsidRPr="0001704E" w:rsidRDefault="00301F54" w:rsidP="00C10D50"/>
    <w:p w14:paraId="33944DB2" w14:textId="77777777" w:rsidR="00FD6336" w:rsidRDefault="00FD6336" w:rsidP="00FD6336">
      <w:r>
        <w:t>Ort/Datum: Oberwil-Lieli / 16.05.2026</w:t>
      </w:r>
      <w:r>
        <w:tab/>
      </w:r>
      <w:r>
        <w:tab/>
        <w:t>Name: Livio Ambrogini</w:t>
      </w:r>
    </w:p>
    <w:p w14:paraId="066CB68C" w14:textId="12E9EF76" w:rsidR="002879EF" w:rsidRDefault="002879EF" w:rsidP="00FD6336"/>
    <w:sectPr w:rsidR="002879EF" w:rsidSect="005E75FF">
      <w:headerReference w:type="default" r:id="rId37"/>
      <w:footerReference w:type="default" r:id="rId38"/>
      <w:pgSz w:w="11906" w:h="16838"/>
      <w:pgMar w:top="1418" w:right="1274" w:bottom="1134" w:left="1418"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Livio Egon Ambrogini" w:date="2026-01-22T09:45:00Z" w:initials="LA">
    <w:p w14:paraId="1F0F8D23" w14:textId="77777777" w:rsidR="007E37DD" w:rsidRPr="0001704E" w:rsidRDefault="007E37DD" w:rsidP="007E37DD">
      <w:pPr>
        <w:pStyle w:val="CommentText"/>
        <w:jc w:val="left"/>
      </w:pPr>
      <w:r w:rsidRPr="0001704E">
        <w:rPr>
          <w:rStyle w:val="CommentReference"/>
        </w:rPr>
        <w:annotationRef/>
      </w:r>
      <w:r w:rsidRPr="0001704E">
        <w:t>Nicht vergessen</w:t>
      </w:r>
    </w:p>
  </w:comment>
  <w:comment w:id="5" w:author="FHS" w:date="2009-07-23T12:48:00Z" w:initials="F">
    <w:p w14:paraId="7484DB40" w14:textId="09AF7245" w:rsidR="00B94B58" w:rsidRPr="0001704E" w:rsidRDefault="00B94B58" w:rsidP="005E3173">
      <w:pPr>
        <w:pStyle w:val="CommentText"/>
      </w:pPr>
      <w:r w:rsidRPr="0001704E">
        <w:rPr>
          <w:rStyle w:val="CommentReference"/>
        </w:rPr>
        <w:annotationRef/>
      </w:r>
      <w:r w:rsidRPr="0001704E">
        <w:br/>
        <w:t xml:space="preserve">Die </w:t>
      </w:r>
      <w:r w:rsidRPr="0001704E">
        <w:rPr>
          <w:b/>
        </w:rPr>
        <w:t>Kopfzeile</w:t>
      </w:r>
      <w:r w:rsidRPr="0001704E">
        <w:t xml:space="preserve"> werden jeweils automatisch von der Titelzeile übernommen.</w:t>
      </w:r>
    </w:p>
  </w:comment>
  <w:comment w:id="26" w:author="Livio Egon Ambrogini" w:date="2026-04-27T16:13:00Z" w:initials="LA">
    <w:p w14:paraId="40A3D4BC" w14:textId="77777777" w:rsidR="00046A01" w:rsidRDefault="00046A01" w:rsidP="00046A01">
      <w:pPr>
        <w:pStyle w:val="CommentText"/>
        <w:jc w:val="left"/>
      </w:pPr>
      <w:r>
        <w:rPr>
          <w:rStyle w:val="CommentReference"/>
        </w:rPr>
        <w:annotationRef/>
      </w:r>
      <w:r>
        <w:t>reworde</w:t>
      </w:r>
    </w:p>
  </w:comment>
  <w:comment w:id="31" w:author="FHS" w:date="2009-07-23T12:24:00Z" w:initials="F">
    <w:p w14:paraId="46A334C4" w14:textId="773F252C" w:rsidR="00B94B58" w:rsidRPr="0001704E" w:rsidRDefault="00B94B58">
      <w:pPr>
        <w:pStyle w:val="CommentText"/>
      </w:pPr>
      <w:r w:rsidRPr="0001704E">
        <w:rPr>
          <w:rStyle w:val="CommentReference"/>
        </w:rPr>
        <w:annotationRef/>
      </w:r>
      <w:r w:rsidRPr="0001704E">
        <w:br/>
      </w:r>
      <w:r w:rsidRPr="0001704E">
        <w:rPr>
          <w:b/>
        </w:rPr>
        <w:t>Fussnoten</w:t>
      </w:r>
      <w:r w:rsidRPr="0001704E">
        <w:t xml:space="preserve"> können über die Funktion Einfügen – Fussnote erstellt werden. Die Nummerierung erfolgt automatisch</w:t>
      </w:r>
    </w:p>
  </w:comment>
  <w:comment w:id="38" w:author="Livio Egon Ambrogini" w:date="2026-02-23T08:40:00Z" w:initials="LA">
    <w:p w14:paraId="1C3CF1D0" w14:textId="77777777" w:rsidR="002A68AE" w:rsidRDefault="002A68AE" w:rsidP="002A68AE">
      <w:pPr>
        <w:pStyle w:val="CommentText"/>
        <w:jc w:val="left"/>
      </w:pPr>
      <w:r>
        <w:rPr>
          <w:rStyle w:val="CommentReference"/>
        </w:rPr>
        <w:annotationRef/>
      </w:r>
      <w:r>
        <w:t>APA</w:t>
      </w:r>
    </w:p>
  </w:comment>
  <w:comment w:id="39" w:author="Livio Egon Ambrogini" w:date="2026-02-23T08:40:00Z" w:initials="LA">
    <w:p w14:paraId="1914BB39" w14:textId="77777777" w:rsidR="00651C49" w:rsidRDefault="00651C49" w:rsidP="00651C49">
      <w:pPr>
        <w:pStyle w:val="CommentText"/>
        <w:jc w:val="left"/>
      </w:pPr>
      <w:r>
        <w:rPr>
          <w:rStyle w:val="CommentReference"/>
        </w:rPr>
        <w:annotationRef/>
      </w:r>
      <w:r>
        <w:t>APA</w:t>
      </w:r>
    </w:p>
  </w:comment>
  <w:comment w:id="44" w:author="Livio Egon Ambrogini" w:date="2026-02-23T04:24:00Z" w:initials="LA">
    <w:p w14:paraId="02BC9CC7" w14:textId="77777777" w:rsidR="002C316C" w:rsidRDefault="002C316C" w:rsidP="002C316C">
      <w:pPr>
        <w:pStyle w:val="CommentText"/>
        <w:jc w:val="left"/>
      </w:pPr>
      <w:r>
        <w:rPr>
          <w:rStyle w:val="CommentReference"/>
        </w:rPr>
        <w:annotationRef/>
      </w:r>
      <w:r>
        <w:t>Bias</w:t>
      </w:r>
    </w:p>
  </w:comment>
  <w:comment w:id="45" w:author="Livio Egon Ambrogini" w:date="2026-04-20T17:39:00Z" w:initials="LA">
    <w:p w14:paraId="07850789" w14:textId="77777777" w:rsidR="005D2D5B" w:rsidRDefault="005D2D5B" w:rsidP="005D2D5B">
      <w:pPr>
        <w:pStyle w:val="CommentText"/>
        <w:jc w:val="left"/>
      </w:pPr>
      <w:r>
        <w:rPr>
          <w:rStyle w:val="CommentReference"/>
        </w:rPr>
        <w:annotationRef/>
      </w:r>
      <w:r>
        <w:t>Styling?</w:t>
      </w:r>
    </w:p>
  </w:comment>
  <w:comment w:id="47" w:author="Livio Egon Ambrogini" w:date="2026-02-23T04:29:00Z" w:initials="LA">
    <w:p w14:paraId="6E266334" w14:textId="6D2A33B3" w:rsidR="005C2766" w:rsidRDefault="005C2766" w:rsidP="005C2766">
      <w:pPr>
        <w:pStyle w:val="CommentText"/>
        <w:jc w:val="left"/>
      </w:pPr>
      <w:r>
        <w:rPr>
          <w:rStyle w:val="CommentReference"/>
        </w:rPr>
        <w:annotationRef/>
      </w:r>
      <w:r>
        <w:t>bias</w:t>
      </w:r>
    </w:p>
  </w:comment>
  <w:comment w:id="52" w:author="Livio Egon Ambrogini" w:date="2026-02-09T11:32:00Z" w:initials="LA">
    <w:p w14:paraId="72ED34FE" w14:textId="57C4A8C8" w:rsidR="004660A8" w:rsidRDefault="004660A8" w:rsidP="004660A8">
      <w:pPr>
        <w:pStyle w:val="CommentText"/>
        <w:jc w:val="left"/>
      </w:pPr>
      <w:r>
        <w:rPr>
          <w:rStyle w:val="CommentReference"/>
        </w:rPr>
        <w:annotationRef/>
      </w:r>
      <w:r>
        <w:t>APA</w:t>
      </w:r>
    </w:p>
  </w:comment>
  <w:comment w:id="53" w:author="Livio Egon Ambrogini" w:date="2026-02-09T11:32:00Z" w:initials="LA">
    <w:p w14:paraId="75E5A4C7" w14:textId="07B0B499" w:rsidR="004660A8" w:rsidRDefault="004660A8" w:rsidP="004660A8">
      <w:pPr>
        <w:pStyle w:val="CommentText"/>
        <w:jc w:val="left"/>
      </w:pPr>
      <w:r>
        <w:rPr>
          <w:rStyle w:val="CommentReference"/>
        </w:rPr>
        <w:annotationRef/>
      </w:r>
      <w:r>
        <w:t>APA</w:t>
      </w:r>
    </w:p>
  </w:comment>
  <w:comment w:id="54" w:author="Livio Egon Ambrogini" w:date="2026-02-09T11:29:00Z" w:initials="LA">
    <w:p w14:paraId="3F3C6850" w14:textId="792C8981" w:rsidR="00823457" w:rsidRDefault="00823457" w:rsidP="00823457">
      <w:pPr>
        <w:pStyle w:val="CommentText"/>
        <w:jc w:val="left"/>
      </w:pPr>
      <w:r>
        <w:rPr>
          <w:rStyle w:val="CommentReference"/>
        </w:rPr>
        <w:annotationRef/>
      </w:r>
      <w:r>
        <w:t>In nächsten kapitel sicher gut, wenn zeigen wie dies implementiert wurde</w:t>
      </w:r>
    </w:p>
  </w:comment>
  <w:comment w:id="55" w:author="Livio Egon Ambrogini" w:date="2026-02-09T11:32:00Z" w:initials="LA">
    <w:p w14:paraId="7D7A6584" w14:textId="77777777" w:rsidR="004660A8" w:rsidRDefault="004660A8" w:rsidP="004660A8">
      <w:pPr>
        <w:pStyle w:val="CommentText"/>
        <w:jc w:val="left"/>
      </w:pPr>
      <w:r>
        <w:rPr>
          <w:rStyle w:val="CommentReference"/>
        </w:rPr>
        <w:annotationRef/>
      </w:r>
      <w:r>
        <w:t>APA</w:t>
      </w:r>
    </w:p>
  </w:comment>
  <w:comment w:id="57" w:author="Livio Egon Ambrogini" w:date="2026-02-09T11:44:00Z" w:initials="LA">
    <w:p w14:paraId="389E3E32" w14:textId="77777777" w:rsidR="00054B64" w:rsidRDefault="00054B64" w:rsidP="00054B64">
      <w:pPr>
        <w:pStyle w:val="CommentText"/>
        <w:jc w:val="left"/>
      </w:pPr>
      <w:r>
        <w:rPr>
          <w:rStyle w:val="CommentReference"/>
        </w:rPr>
        <w:annotationRef/>
      </w:r>
      <w:r>
        <w:t>bearbeiten</w:t>
      </w:r>
    </w:p>
  </w:comment>
  <w:comment w:id="59" w:author="Livio Egon Ambrogini" w:date="2026-02-12T09:27:00Z" w:initials="LA">
    <w:p w14:paraId="7EA43B6D" w14:textId="77777777" w:rsidR="00161E5B" w:rsidRDefault="00161E5B" w:rsidP="00161E5B">
      <w:pPr>
        <w:pStyle w:val="CommentText"/>
        <w:jc w:val="left"/>
      </w:pPr>
      <w:r>
        <w:rPr>
          <w:rStyle w:val="CommentReference"/>
        </w:rPr>
        <w:annotationRef/>
      </w:r>
      <w:r>
        <w:t>Bias</w:t>
      </w:r>
    </w:p>
  </w:comment>
  <w:comment w:id="61" w:author="Livio Egon Ambrogini" w:date="2026-02-12T09:16:00Z" w:initials="LA">
    <w:p w14:paraId="20F937E1" w14:textId="12E831EF" w:rsidR="006E1B46" w:rsidRDefault="006E1B46" w:rsidP="006E1B46">
      <w:pPr>
        <w:pStyle w:val="CommentText"/>
        <w:jc w:val="left"/>
      </w:pPr>
      <w:r>
        <w:rPr>
          <w:rStyle w:val="CommentReference"/>
        </w:rPr>
        <w:annotationRef/>
      </w:r>
      <w:r>
        <w:t>Zuviel bias?</w:t>
      </w:r>
    </w:p>
  </w:comment>
  <w:comment w:id="130" w:author="123" w:date="2011-09-20T16:24:00Z" w:initials="1">
    <w:p w14:paraId="7E2C0F07" w14:textId="1A994BBB" w:rsidR="005E02A3" w:rsidRPr="0001704E" w:rsidRDefault="005E02A3">
      <w:pPr>
        <w:pStyle w:val="CommentText"/>
      </w:pPr>
      <w:r w:rsidRPr="0001704E">
        <w:rPr>
          <w:rStyle w:val="CommentReference"/>
        </w:rPr>
        <w:annotationRef/>
      </w:r>
      <w:r w:rsidRPr="0001704E">
        <w:t>Empfehlung: Aus ökonomischen Gründen empfiehlt es sich, d</w:t>
      </w:r>
      <w:r w:rsidR="008E51A0" w:rsidRPr="0001704E">
        <w:t xml:space="preserve">ie Bachelor Thesis </w:t>
      </w:r>
      <w:r w:rsidRPr="0001704E">
        <w:t xml:space="preserve">zweiseitig zu drucken.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0F8D23" w15:done="0"/>
  <w15:commentEx w15:paraId="7484DB40" w15:done="0"/>
  <w15:commentEx w15:paraId="40A3D4BC" w15:done="0"/>
  <w15:commentEx w15:paraId="46A334C4" w15:done="0"/>
  <w15:commentEx w15:paraId="1C3CF1D0" w15:done="0"/>
  <w15:commentEx w15:paraId="1914BB39" w15:done="0"/>
  <w15:commentEx w15:paraId="02BC9CC7" w15:done="0"/>
  <w15:commentEx w15:paraId="07850789" w15:done="0"/>
  <w15:commentEx w15:paraId="6E266334" w15:done="0"/>
  <w15:commentEx w15:paraId="72ED34FE" w15:done="0"/>
  <w15:commentEx w15:paraId="75E5A4C7" w15:done="0"/>
  <w15:commentEx w15:paraId="3F3C6850" w15:done="0"/>
  <w15:commentEx w15:paraId="7D7A6584" w15:done="0"/>
  <w15:commentEx w15:paraId="389E3E32" w15:done="0"/>
  <w15:commentEx w15:paraId="7EA43B6D" w15:done="0"/>
  <w15:commentEx w15:paraId="20F937E1" w15:done="0"/>
  <w15:commentEx w15:paraId="7E2C0F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6948BD" w16cex:dateUtc="2026-01-22T08:45:00Z"/>
  <w16cex:commentExtensible w16cex:durableId="12E05842" w16cex:dateUtc="2026-04-27T14:13:00Z"/>
  <w16cex:commentExtensible w16cex:durableId="79E85A4B" w16cex:dateUtc="2026-02-23T16:40:00Z"/>
  <w16cex:commentExtensible w16cex:durableId="34F378F1" w16cex:dateUtc="2026-02-23T16:40:00Z"/>
  <w16cex:commentExtensible w16cex:durableId="234CFE37" w16cex:dateUtc="2026-02-23T12:24:00Z"/>
  <w16cex:commentExtensible w16cex:durableId="41D352CE" w16cex:dateUtc="2026-04-20T15:39:00Z"/>
  <w16cex:commentExtensible w16cex:durableId="2863E18D" w16cex:dateUtc="2026-02-23T12:29:00Z"/>
  <w16cex:commentExtensible w16cex:durableId="20107007" w16cex:dateUtc="2026-02-09T10:32:00Z"/>
  <w16cex:commentExtensible w16cex:durableId="15A39A99" w16cex:dateUtc="2026-02-09T10:32:00Z"/>
  <w16cex:commentExtensible w16cex:durableId="759A95CE" w16cex:dateUtc="2026-02-09T10:29:00Z"/>
  <w16cex:commentExtensible w16cex:durableId="3830DA30" w16cex:dateUtc="2026-02-09T10:32:00Z"/>
  <w16cex:commentExtensible w16cex:durableId="3813BEF1" w16cex:dateUtc="2026-02-09T10:44:00Z"/>
  <w16cex:commentExtensible w16cex:durableId="74B387CF" w16cex:dateUtc="2026-02-12T08:27:00Z"/>
  <w16cex:commentExtensible w16cex:durableId="12A8D85B" w16cex:dateUtc="2026-02-12T08: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0F8D23" w16cid:durableId="516948BD"/>
  <w16cid:commentId w16cid:paraId="7484DB40" w16cid:durableId="2325670C"/>
  <w16cid:commentId w16cid:paraId="40A3D4BC" w16cid:durableId="12E05842"/>
  <w16cid:commentId w16cid:paraId="46A334C4" w16cid:durableId="23256710"/>
  <w16cid:commentId w16cid:paraId="1C3CF1D0" w16cid:durableId="79E85A4B"/>
  <w16cid:commentId w16cid:paraId="1914BB39" w16cid:durableId="34F378F1"/>
  <w16cid:commentId w16cid:paraId="02BC9CC7" w16cid:durableId="234CFE37"/>
  <w16cid:commentId w16cid:paraId="07850789" w16cid:durableId="41D352CE"/>
  <w16cid:commentId w16cid:paraId="6E266334" w16cid:durableId="2863E18D"/>
  <w16cid:commentId w16cid:paraId="72ED34FE" w16cid:durableId="20107007"/>
  <w16cid:commentId w16cid:paraId="75E5A4C7" w16cid:durableId="15A39A99"/>
  <w16cid:commentId w16cid:paraId="3F3C6850" w16cid:durableId="759A95CE"/>
  <w16cid:commentId w16cid:paraId="7D7A6584" w16cid:durableId="3830DA30"/>
  <w16cid:commentId w16cid:paraId="389E3E32" w16cid:durableId="3813BEF1"/>
  <w16cid:commentId w16cid:paraId="7EA43B6D" w16cid:durableId="74B387CF"/>
  <w16cid:commentId w16cid:paraId="20F937E1" w16cid:durableId="12A8D85B"/>
  <w16cid:commentId w16cid:paraId="7E2C0F07" w16cid:durableId="1E1C75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1C3BC" w14:textId="77777777" w:rsidR="00037FD3" w:rsidRPr="0001704E" w:rsidRDefault="00037FD3">
      <w:r w:rsidRPr="0001704E">
        <w:separator/>
      </w:r>
    </w:p>
  </w:endnote>
  <w:endnote w:type="continuationSeparator" w:id="0">
    <w:p w14:paraId="6BE9CA97" w14:textId="77777777" w:rsidR="00037FD3" w:rsidRPr="0001704E" w:rsidRDefault="00037FD3">
      <w:r w:rsidRPr="0001704E">
        <w:continuationSeparator/>
      </w:r>
    </w:p>
  </w:endnote>
  <w:endnote w:type="continuationNotice" w:id="1">
    <w:p w14:paraId="47E672D2" w14:textId="77777777" w:rsidR="00037FD3" w:rsidRPr="0001704E" w:rsidRDefault="00037FD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164C" w14:textId="4A343235" w:rsidR="00B94B58" w:rsidRPr="0001704E" w:rsidRDefault="003D460D" w:rsidP="00A43DBC">
    <w:pPr>
      <w:pStyle w:val="Footer"/>
      <w:pBdr>
        <w:top w:val="single" w:sz="4" w:space="2" w:color="auto"/>
      </w:pBdr>
      <w:rPr>
        <w:sz w:val="20"/>
      </w:rPr>
    </w:pPr>
    <w:r>
      <w:fldChar w:fldCharType="begin"/>
    </w:r>
    <w:r>
      <w:instrText xml:space="preserve"> TITLE   \* MERGEFORMAT </w:instrText>
    </w:r>
    <w:r>
      <w:fldChar w:fldCharType="separate"/>
    </w:r>
    <w:r w:rsidRPr="003D460D">
      <w:rPr>
        <w:sz w:val="20"/>
      </w:rPr>
      <w:t>«</w:t>
    </w:r>
    <w:proofErr w:type="spellStart"/>
    <w:r w:rsidRPr="003D460D">
      <w:rPr>
        <w:sz w:val="20"/>
      </w:rPr>
      <w:t>Riding</w:t>
    </w:r>
    <w:proofErr w:type="spellEnd"/>
    <w:r w:rsidRPr="003D460D">
      <w:rPr>
        <w:sz w:val="20"/>
      </w:rPr>
      <w:t xml:space="preserve"> Bubbles» im Schweizer Markt</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D2F3" w14:textId="77777777" w:rsidR="00B94B58" w:rsidRPr="0001704E" w:rsidRDefault="00B94B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A7354" w14:textId="77777777" w:rsidR="00037FD3" w:rsidRPr="0001704E" w:rsidRDefault="00037FD3">
      <w:r w:rsidRPr="0001704E">
        <w:separator/>
      </w:r>
    </w:p>
  </w:footnote>
  <w:footnote w:type="continuationSeparator" w:id="0">
    <w:p w14:paraId="651DABBC" w14:textId="77777777" w:rsidR="00037FD3" w:rsidRPr="0001704E" w:rsidRDefault="00037FD3">
      <w:r w:rsidRPr="0001704E">
        <w:continuationSeparator/>
      </w:r>
    </w:p>
  </w:footnote>
  <w:footnote w:type="continuationNotice" w:id="1">
    <w:p w14:paraId="75300A4A" w14:textId="77777777" w:rsidR="00037FD3" w:rsidRPr="0001704E" w:rsidRDefault="00037FD3">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ECD6" w14:textId="72601EF6" w:rsidR="00B94B58" w:rsidRPr="0001704E" w:rsidRDefault="008F3BBF">
    <w:pPr>
      <w:pStyle w:val="Header"/>
    </w:pPr>
    <w:r w:rsidRPr="0001704E">
      <w:rPr>
        <w:noProof/>
      </w:rPr>
      <w:drawing>
        <wp:anchor distT="0" distB="0" distL="114300" distR="114300" simplePos="0" relativeHeight="251658242" behindDoc="1" locked="0" layoutInCell="1" allowOverlap="1" wp14:anchorId="5BBF69F9" wp14:editId="2AC5318E">
          <wp:simplePos x="0" y="0"/>
          <wp:positionH relativeFrom="margin">
            <wp:align>right</wp:align>
          </wp:positionH>
          <wp:positionV relativeFrom="paragraph">
            <wp:posOffset>681355</wp:posOffset>
          </wp:positionV>
          <wp:extent cx="1455420" cy="726440"/>
          <wp:effectExtent l="0" t="0" r="0" b="0"/>
          <wp:wrapTight wrapText="bothSides">
            <wp:wrapPolygon edited="0">
              <wp:start x="0" y="0"/>
              <wp:lineTo x="0" y="20958"/>
              <wp:lineTo x="21204" y="20958"/>
              <wp:lineTo x="21204" y="0"/>
              <wp:lineTo x="0" y="0"/>
            </wp:wrapPolygon>
          </wp:wrapTight>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5420" cy="726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75FF" w:rsidRPr="0001704E">
      <w:rPr>
        <w:noProof/>
        <w:lang w:eastAsia="de-CH"/>
      </w:rPr>
      <mc:AlternateContent>
        <mc:Choice Requires="wps">
          <w:drawing>
            <wp:anchor distT="0" distB="0" distL="114300" distR="114300" simplePos="0" relativeHeight="251658240" behindDoc="0" locked="0" layoutInCell="1" allowOverlap="1" wp14:anchorId="24E6B6BA" wp14:editId="5539DA5E">
              <wp:simplePos x="0" y="0"/>
              <wp:positionH relativeFrom="column">
                <wp:posOffset>-1279992</wp:posOffset>
              </wp:positionH>
              <wp:positionV relativeFrom="paragraph">
                <wp:posOffset>-457200</wp:posOffset>
              </wp:positionV>
              <wp:extent cx="7936302" cy="800100"/>
              <wp:effectExtent l="0" t="0" r="7620" b="0"/>
              <wp:wrapNone/>
              <wp:docPr id="2"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6302" cy="800100"/>
                      </a:xfrm>
                      <a:prstGeom prst="rect">
                        <a:avLst/>
                      </a:prstGeom>
                      <a:solidFill>
                        <a:schemeClr val="bg1">
                          <a:lumMod val="8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B66654" id="Rechteck 2" o:spid="_x0000_s1026" style="position:absolute;margin-left:-100.8pt;margin-top:-36pt;width:624.9pt;height:6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yS/59gEAANgDAAAOAAAAZHJzL2Uyb0RvYy54bWysU8Fu2zAMvQ/YPwi6L3bStE2NOEWRosOA bh3Q7QNkWbaFyaJGyXGyrx8lp2mw3YpeBFGUHvken9a3+96wnUKvwZZ8Pss5U1ZCrW1b8p8/Hj6t OPNB2FoYsKrkB+X57ebjh/XoCrWADkytkBGI9cXoSt6F4Ios87JTvfAzcMpSsgHsRaAQ26xGMRJ6 b7JFnl9lI2DtEKTynk7vpyTfJPymUTI8NY1XgZmSU28hrZjWKq7ZZi2KFoXrtDy2Id7QRS+0paIn qHsRBBtQ/wfVa4ngoQkzCX0GTaOlShyIzTz/h81zJ5xKXEgc704y+feDld92z+47xta9ewT5yzML 207YVt0hwtgpUVO5eRQqG50vTg9i4Okpq8avUNNoxRAgabBvsI+AxI7tk9SHk9RqH5ikw+ubi6uL fMGZpNwqJ+5pFpkoXl479OGzgp7FTcmRRpnQxe7Rh9iNKF6upO7B6PpBG5OCaB+1Nch2ggZftfP0 1Aw9tTqdrS7zU8nktng9ofpzJGMjnoWIPBWNJ0mJSD76zBcV1AcSAmGyF30H2nSAfzgbyVol978H gYoz88WSmDfz5TJ6MQXLy+sFBXieqc4zwkqCKnngbNpuw+TfwaFuO6o0kbNwRwNodNLmtatjs2Sf RO5o9ejP8zjdev2Qm78AAAD//wMAUEsDBBQABgAIAAAAIQDpmiUN4gAAAAwBAAAPAAAAZHJzL2Rv d25yZXYueG1sTI/LTsMwEEX3SPyDNUjsWrtJKVWIU/EQLFggGh5rJxniiHgcYrdN/57pCnYzmqM7 5+abyfVij2PoPGlYzBUIpNo3HbUa3t8eZ2sQIRpqTO8JNRwxwKY4P8tN1vgDbXFfxlZwCIXMaLAx DpmUobboTJj7AYlvX350JvI6trIZzYHDXS8TpVbSmY74gzUD3lusv8ud0/CRVva5TH+ml1f1+XRs H7bDXWq1vryYbm9ARJziHwwnfVaHgp0qv6MmiF7DLFGLFbM8XSfc6oSo5ToBUWm4WiqQRS7/lyh+ AQAA//8DAFBLAQItABQABgAIAAAAIQC2gziS/gAAAOEBAAATAAAAAAAAAAAAAAAAAAAAAABbQ29u dGVudF9UeXBlc10ueG1sUEsBAi0AFAAGAAgAAAAhADj9If/WAAAAlAEAAAsAAAAAAAAAAAAAAAAA LwEAAF9yZWxzLy5yZWxzUEsBAi0AFAAGAAgAAAAhADzJL/n2AQAA2AMAAA4AAAAAAAAAAAAAAAAA LgIAAGRycy9lMm9Eb2MueG1sUEsBAi0AFAAGAAgAAAAhAOmaJQ3iAAAADAEAAA8AAAAAAAAAAAAA AAAAUAQAAGRycy9kb3ducmV2LnhtbFBLBQYAAAAABAAEAPMAAABfBQAAAAA= " fillcolor="#d8d8d8 [2732]" stroked="f"/>
          </w:pict>
        </mc:Fallback>
      </mc:AlternateContent>
    </w:r>
    <w:r w:rsidR="002A10B1" w:rsidRPr="0001704E">
      <w:rPr>
        <w:noProof/>
        <w:lang w:eastAsia="de-CH"/>
      </w:rPr>
      <mc:AlternateContent>
        <mc:Choice Requires="wps">
          <w:drawing>
            <wp:anchor distT="0" distB="0" distL="114300" distR="114300" simplePos="0" relativeHeight="251658241" behindDoc="0" locked="0" layoutInCell="1" allowOverlap="1" wp14:anchorId="04960ADE" wp14:editId="3CB0330A">
              <wp:simplePos x="0" y="0"/>
              <wp:positionH relativeFrom="column">
                <wp:posOffset>-1275715</wp:posOffset>
              </wp:positionH>
              <wp:positionV relativeFrom="paragraph">
                <wp:posOffset>1562100</wp:posOffset>
              </wp:positionV>
              <wp:extent cx="7101840" cy="0"/>
              <wp:effectExtent l="10160" t="9525" r="12700" b="9525"/>
              <wp:wrapNone/>
              <wp:docPr id="3" name="Gerade Verbindung mit Pfeil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1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9D001B" id="_x0000_t32" coordsize="21600,21600" o:spt="32" o:oned="t" path="m,l21600,21600e" filled="f">
              <v:path arrowok="t" fillok="f" o:connecttype="none"/>
              <o:lock v:ext="edit" shapetype="t"/>
            </v:shapetype>
            <v:shape id="Gerade Verbindung mit Pfeil 3" o:spid="_x0000_s1026" type="#_x0000_t32" style="position:absolute;margin-left:-100.45pt;margin-top:123pt;width:559.2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70MouAEAAFYDAAAOAAAAZHJzL2Uyb0RvYy54bWysU8Fu2zAMvQ/YPwi6L7aDdeuMOD2k6y7d FqDdBzCSbAuTRYFU4uTvJ6lJVmy3YT4IlEg+Pj7Sq7vj5MTBEFv0nWwWtRTGK9TWD5388fzw7lYK juA1OPSmkyfD8m799s1qDq1Z4ohOGxIJxHM7h06OMYa2qliNZgJeYDA+OXukCWK60lBpgjmhT65a 1vWHakbSgVAZ5vR6/+KU64Lf90bF733PJgrXycQtlpPKuctntV5BOxCE0aozDfgHFhNYn4peoe4h gtiT/QtqsoqQsY8LhVOFfW+VKT2kbpr6j26eRgim9JLE4XCVif8frPp22PgtZerq6J/CI6qfLDxu RvCDKQSeTyENrslSVXPg9pqSLxy2JHbzV9QpBvYRiwrHnqYMmfoTxyL26Sq2OUah0uPHpm5u36eZ qIuvgvaSGIjjF4OTyEYnORLYYYwb9D6NFKkpZeDwyDHTgvaSkKt6fLDOlck6L+ZOfrpZ3pQERmd1 duYwpmG3cSQOkHejfKXH5HkdRrj3uoCNBvTnsx3Buhc7FXf+LE1WI68etzvUpy1dJEvDKyzPi5a3 4/W9ZP/+Hda/AAAA//8DAFBLAwQUAAYACAAAACEALQeSyd8AAAAMAQAADwAAAGRycy9kb3ducmV2 LnhtbEyPwUrDQBCG74LvsIzQi7SbBFtNzKaUggePtgWv2+yYRLOzIbtpYp/eKRTqcWZ+vvn+fD3Z Vpyw940jBfEiAoFUOtNQpeCwf5u/gPBBk9GtI1Twix7Wxf1drjPjRvrA0y5UgiHkM62gDqHLpPRl jVb7heuQ+PbleqsDj30lTa9HhttWJlG0klY3xB9q3eG2xvJnN1gF6IdlHG1SWx3ez+PjZ3L+Hru9 UrOHafMKIuAUbmG46LM6FOx0dAMZL1oFc8annFWQPK24FUfS+HkJ4njdyCKX/0sUfwAAAP//AwBQ SwECLQAUAAYACAAAACEAtoM4kv4AAADhAQAAEwAAAAAAAAAAAAAAAAAAAAAAW0NvbnRlbnRfVHlw ZXNdLnhtbFBLAQItABQABgAIAAAAIQA4/SH/1gAAAJQBAAALAAAAAAAAAAAAAAAAAC8BAABfcmVs cy8ucmVsc1BLAQItABQABgAIAAAAIQDa70MouAEAAFYDAAAOAAAAAAAAAAAAAAAAAC4CAABkcnMv ZTJvRG9jLnhtbFBLAQItABQABgAIAAAAIQAtB5LJ3wAAAAwBAAAPAAAAAAAAAAAAAAAAABIEAABk cnMvZG93bnJldi54bWxQSwUGAAAAAAQABADzAAAAHgUAAAAA "/>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491C3" w14:textId="7A22C3C0" w:rsidR="00B94B58" w:rsidRPr="0001704E" w:rsidRDefault="004F2AFF" w:rsidP="00A43DBC">
    <w:pPr>
      <w:pStyle w:val="Header"/>
    </w:pPr>
    <w:fldSimple w:instr="STYLEREF  &quot;Ueberschrift 1 ohne Nummer&quot;  \* MERGEFORMAT">
      <w:r w:rsidR="001F325E">
        <w:rPr>
          <w:noProof/>
        </w:rPr>
        <w:t>Abkürzungsverzeichnis</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I</w:t>
    </w:r>
    <w:r w:rsidR="00727B25" w:rsidRPr="0001704E">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A1C1" w14:textId="77777777" w:rsidR="00B94B58" w:rsidRPr="0001704E" w:rsidRDefault="00B94B5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6488" w14:textId="77777777" w:rsidR="00B94B58" w:rsidRPr="0001704E" w:rsidRDefault="00B94B5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BB4E" w14:textId="358047B2" w:rsidR="00B94B58" w:rsidRPr="0001704E" w:rsidRDefault="00B94B58" w:rsidP="00A43DBC">
    <w:pPr>
      <w:pStyle w:val="Header"/>
    </w:pPr>
    <w:r w:rsidRPr="0001704E">
      <w:t xml:space="preserve">Kapitel </w:t>
    </w:r>
    <w:fldSimple w:instr="STYLEREF  &quot;Heading 1&quot; \n  \* MERGEFORMAT">
      <w:r w:rsidR="001F325E">
        <w:rPr>
          <w:noProof/>
        </w:rPr>
        <w:t>1</w:t>
      </w:r>
    </w:fldSimple>
    <w:r w:rsidRPr="00B46F9D">
      <w:rPr>
        <w:lang w:val="en-US"/>
      </w:rPr>
      <w:t xml:space="preserve">: </w:t>
    </w:r>
    <w:fldSimple w:instr="STYLEREF  &quot;Heading 1&quot;  \* MERGEFORMAT">
      <w:r w:rsidR="001F325E">
        <w:rPr>
          <w:noProof/>
        </w:rPr>
        <w:t>Einleitung</w:t>
      </w:r>
    </w:fldSimple>
    <w:r w:rsidRPr="0001704E">
      <w:tab/>
    </w:r>
    <w:r w:rsidRPr="0001704E">
      <w:tab/>
    </w:r>
    <w:r w:rsidR="00727B25" w:rsidRPr="0001704E">
      <w:fldChar w:fldCharType="begin"/>
    </w:r>
    <w:r w:rsidR="00517C6D" w:rsidRPr="0001704E">
      <w:instrText xml:space="preserve"> PAGE </w:instrText>
    </w:r>
    <w:r w:rsidR="00727B25" w:rsidRPr="0001704E">
      <w:fldChar w:fldCharType="separate"/>
    </w:r>
    <w:r w:rsidR="00AF454E" w:rsidRPr="0001704E">
      <w:t>5</w:t>
    </w:r>
    <w:r w:rsidR="00727B25" w:rsidRPr="0001704E">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D8FF" w14:textId="5DA16BF4" w:rsidR="00B94B58" w:rsidRPr="0001704E" w:rsidRDefault="006E426B" w:rsidP="00A43DBC">
    <w:pPr>
      <w:pStyle w:val="Header"/>
    </w:pPr>
    <w:fldSimple w:instr="STYLEREF  &quot;Ueberschrift 1 ohne Nummer&quot;  \* MERGEFORMAT">
      <w:r w:rsidR="001F325E">
        <w:rPr>
          <w:noProof/>
        </w:rPr>
        <w:t>Quellenverzeichnis</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6</w:t>
    </w:r>
    <w:r w:rsidR="00727B25" w:rsidRPr="0001704E">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6E457" w14:textId="3B22828A" w:rsidR="00B94B58" w:rsidRPr="0001704E" w:rsidRDefault="006E426B" w:rsidP="00A43DBC">
    <w:pPr>
      <w:pStyle w:val="Header"/>
    </w:pPr>
    <w:fldSimple w:instr="STYLEREF  &quot;Ueberschrift 1 ohne Nummer&quot;  \* MERGEFORMAT">
      <w:r w:rsidR="001F325E">
        <w:rPr>
          <w:noProof/>
        </w:rPr>
        <w:t>Anhänge</w:t>
      </w:r>
    </w:fldSimple>
    <w:r w:rsidR="00B94B58" w:rsidRPr="0001704E">
      <w:tab/>
    </w:r>
    <w:r w:rsidR="00B94B58" w:rsidRPr="0001704E">
      <w:tab/>
    </w:r>
    <w:r w:rsidR="00727B25" w:rsidRPr="0001704E">
      <w:fldChar w:fldCharType="begin"/>
    </w:r>
    <w:r w:rsidR="00517C6D" w:rsidRPr="0001704E">
      <w:instrText xml:space="preserve"> PAGE </w:instrText>
    </w:r>
    <w:r w:rsidR="00727B25" w:rsidRPr="0001704E">
      <w:fldChar w:fldCharType="separate"/>
    </w:r>
    <w:r w:rsidR="00AF454E" w:rsidRPr="0001704E">
      <w:t>1</w:t>
    </w:r>
    <w:r w:rsidR="00727B25" w:rsidRPr="0001704E">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7DF7" w14:textId="77777777" w:rsidR="00B94B58" w:rsidRPr="0001704E" w:rsidRDefault="00B94B58" w:rsidP="008E2F0F">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9623E28"/>
    <w:lvl w:ilvl="0">
      <w:start w:val="1"/>
      <w:numFmt w:val="decimal"/>
      <w:lvlText w:val="%1."/>
      <w:lvlJc w:val="left"/>
      <w:pPr>
        <w:tabs>
          <w:tab w:val="num" w:pos="360"/>
        </w:tabs>
        <w:ind w:left="360" w:hanging="360"/>
      </w:pPr>
    </w:lvl>
  </w:abstractNum>
  <w:abstractNum w:abstractNumId="1" w15:restartNumberingAfterBreak="0">
    <w:nsid w:val="02331341"/>
    <w:multiLevelType w:val="hybridMultilevel"/>
    <w:tmpl w:val="6BC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65B45"/>
    <w:multiLevelType w:val="hybridMultilevel"/>
    <w:tmpl w:val="4C90B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0376B"/>
    <w:multiLevelType w:val="hybridMultilevel"/>
    <w:tmpl w:val="41B42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FD7C7E"/>
    <w:multiLevelType w:val="hybridMultilevel"/>
    <w:tmpl w:val="D4124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C60506"/>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7894EEF"/>
    <w:multiLevelType w:val="hybridMultilevel"/>
    <w:tmpl w:val="18F037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3A2685"/>
    <w:multiLevelType w:val="hybridMultilevel"/>
    <w:tmpl w:val="FC56FDA2"/>
    <w:lvl w:ilvl="0" w:tplc="8780CCA2">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A649C6"/>
    <w:multiLevelType w:val="hybridMultilevel"/>
    <w:tmpl w:val="FB545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4E7E6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D9C4E83"/>
    <w:multiLevelType w:val="multilevel"/>
    <w:tmpl w:val="768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B42F3"/>
    <w:multiLevelType w:val="hybridMultilevel"/>
    <w:tmpl w:val="A24827F8"/>
    <w:lvl w:ilvl="0" w:tplc="8780CCA2">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460F16"/>
    <w:multiLevelType w:val="hybridMultilevel"/>
    <w:tmpl w:val="534ABD2E"/>
    <w:lvl w:ilvl="0" w:tplc="0409000F">
      <w:start w:val="1"/>
      <w:numFmt w:val="decimal"/>
      <w:lvlText w:val="%1."/>
      <w:lvlJc w:val="left"/>
      <w:pPr>
        <w:ind w:left="963" w:hanging="360"/>
      </w:p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13" w15:restartNumberingAfterBreak="0">
    <w:nsid w:val="108D12F6"/>
    <w:multiLevelType w:val="hybridMultilevel"/>
    <w:tmpl w:val="33F8F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1334FB"/>
    <w:multiLevelType w:val="hybridMultilevel"/>
    <w:tmpl w:val="46B63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AB6FC1"/>
    <w:multiLevelType w:val="multilevel"/>
    <w:tmpl w:val="929A8594"/>
    <w:lvl w:ilvl="0">
      <w:start w:val="1"/>
      <w:numFmt w:val="decimal"/>
      <w:pStyle w:val="Titel1"/>
      <w:lvlText w:val="%1"/>
      <w:lvlJc w:val="left"/>
      <w:pPr>
        <w:tabs>
          <w:tab w:val="num" w:pos="1021"/>
        </w:tabs>
        <w:ind w:left="1021" w:hanging="1021"/>
      </w:pPr>
    </w:lvl>
    <w:lvl w:ilvl="1">
      <w:start w:val="1"/>
      <w:numFmt w:val="decimal"/>
      <w:pStyle w:val="Titel2"/>
      <w:lvlText w:val="%1.%2"/>
      <w:lvlJc w:val="left"/>
      <w:pPr>
        <w:tabs>
          <w:tab w:val="num" w:pos="1021"/>
        </w:tabs>
        <w:ind w:left="1021" w:hanging="1021"/>
      </w:pPr>
    </w:lvl>
    <w:lvl w:ilvl="2">
      <w:start w:val="1"/>
      <w:numFmt w:val="decimal"/>
      <w:pStyle w:val="Titel3"/>
      <w:lvlText w:val="%1.%2.%3"/>
      <w:lvlJc w:val="left"/>
      <w:pPr>
        <w:tabs>
          <w:tab w:val="num" w:pos="1080"/>
        </w:tabs>
        <w:ind w:left="1021" w:hanging="1021"/>
      </w:pPr>
    </w:lvl>
    <w:lvl w:ilvl="3">
      <w:start w:val="1"/>
      <w:numFmt w:val="decimal"/>
      <w:pStyle w:val="Titel4"/>
      <w:lvlText w:val="%1.%2.%3.%4"/>
      <w:lvlJc w:val="left"/>
      <w:pPr>
        <w:tabs>
          <w:tab w:val="num" w:pos="1800"/>
        </w:tabs>
        <w:ind w:left="1021" w:hanging="1021"/>
      </w:pPr>
    </w:lvl>
    <w:lvl w:ilvl="4">
      <w:start w:val="1"/>
      <w:numFmt w:val="decimal"/>
      <w:pStyle w:val="Titel5"/>
      <w:lvlText w:val="%1.%2.%3.%4.%5"/>
      <w:lvlJc w:val="left"/>
      <w:pPr>
        <w:tabs>
          <w:tab w:val="num" w:pos="2160"/>
        </w:tabs>
        <w:ind w:left="1021" w:hanging="1021"/>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2357700F"/>
    <w:multiLevelType w:val="multilevel"/>
    <w:tmpl w:val="949EE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156ADD"/>
    <w:multiLevelType w:val="hybridMultilevel"/>
    <w:tmpl w:val="CD72065E"/>
    <w:lvl w:ilvl="0" w:tplc="8780CCA2">
      <w:start w:val="1"/>
      <w:numFmt w:val="bullet"/>
      <w:lvlText w:val="-"/>
      <w:lvlJc w:val="left"/>
      <w:pPr>
        <w:ind w:left="720" w:hanging="360"/>
      </w:pPr>
      <w:rPr>
        <w:rFonts w:ascii="Arial" w:eastAsia="Times New Roman"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2D0C525D"/>
    <w:multiLevelType w:val="hybridMultilevel"/>
    <w:tmpl w:val="DFBA79DC"/>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2D3A50D0"/>
    <w:multiLevelType w:val="hybridMultilevel"/>
    <w:tmpl w:val="2D34AE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6959C7"/>
    <w:multiLevelType w:val="hybridMultilevel"/>
    <w:tmpl w:val="BE649F94"/>
    <w:lvl w:ilvl="0" w:tplc="9968AFD0">
      <w:start w:val="1"/>
      <w:numFmt w:val="bullet"/>
      <w:pStyle w:val="ListParagraph"/>
      <w:lvlText w:val="-"/>
      <w:lvlJc w:val="left"/>
      <w:pPr>
        <w:ind w:left="1440" w:hanging="360"/>
      </w:pPr>
      <w:rPr>
        <w:rFonts w:ascii="Arial" w:eastAsia="Times New Roman" w:hAnsi="Aria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21" w15:restartNumberingAfterBreak="0">
    <w:nsid w:val="2DA42B07"/>
    <w:multiLevelType w:val="hybridMultilevel"/>
    <w:tmpl w:val="EE28F46C"/>
    <w:lvl w:ilvl="0" w:tplc="8780CCA2">
      <w:start w:val="1"/>
      <w:numFmt w:val="bullet"/>
      <w:lvlText w:val="-"/>
      <w:lvlJc w:val="left"/>
      <w:pPr>
        <w:tabs>
          <w:tab w:val="num" w:pos="284"/>
        </w:tabs>
        <w:ind w:left="284" w:hanging="284"/>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DA670FB"/>
    <w:multiLevelType w:val="hybridMultilevel"/>
    <w:tmpl w:val="4750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892502"/>
    <w:multiLevelType w:val="hybridMultilevel"/>
    <w:tmpl w:val="E54E869C"/>
    <w:lvl w:ilvl="0" w:tplc="B7609062">
      <w:start w:val="1"/>
      <w:numFmt w:val="bullet"/>
      <w:lvlText w:val="•"/>
      <w:lvlJc w:val="left"/>
      <w:pPr>
        <w:ind w:left="720" w:hanging="360"/>
      </w:pPr>
    </w:lvl>
    <w:lvl w:ilvl="1" w:tplc="90E8B898">
      <w:numFmt w:val="decimal"/>
      <w:lvlText w:val=""/>
      <w:lvlJc w:val="left"/>
    </w:lvl>
    <w:lvl w:ilvl="2" w:tplc="5128CE98">
      <w:numFmt w:val="decimal"/>
      <w:lvlText w:val=""/>
      <w:lvlJc w:val="left"/>
    </w:lvl>
    <w:lvl w:ilvl="3" w:tplc="3ADC5778">
      <w:numFmt w:val="decimal"/>
      <w:lvlText w:val=""/>
      <w:lvlJc w:val="left"/>
    </w:lvl>
    <w:lvl w:ilvl="4" w:tplc="03E4A0E8">
      <w:numFmt w:val="decimal"/>
      <w:lvlText w:val=""/>
      <w:lvlJc w:val="left"/>
    </w:lvl>
    <w:lvl w:ilvl="5" w:tplc="901271CA">
      <w:numFmt w:val="decimal"/>
      <w:lvlText w:val=""/>
      <w:lvlJc w:val="left"/>
    </w:lvl>
    <w:lvl w:ilvl="6" w:tplc="C3D44E8E">
      <w:numFmt w:val="decimal"/>
      <w:lvlText w:val=""/>
      <w:lvlJc w:val="left"/>
    </w:lvl>
    <w:lvl w:ilvl="7" w:tplc="0F6274D2">
      <w:numFmt w:val="decimal"/>
      <w:lvlText w:val=""/>
      <w:lvlJc w:val="left"/>
    </w:lvl>
    <w:lvl w:ilvl="8" w:tplc="21088B56">
      <w:numFmt w:val="decimal"/>
      <w:lvlText w:val=""/>
      <w:lvlJc w:val="left"/>
    </w:lvl>
  </w:abstractNum>
  <w:abstractNum w:abstractNumId="24" w15:restartNumberingAfterBreak="0">
    <w:nsid w:val="3A076574"/>
    <w:multiLevelType w:val="hybridMultilevel"/>
    <w:tmpl w:val="A8C8A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702CE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F4D3363"/>
    <w:multiLevelType w:val="hybridMultilevel"/>
    <w:tmpl w:val="2AB0130E"/>
    <w:lvl w:ilvl="0" w:tplc="8780CCA2">
      <w:start w:val="1"/>
      <w:numFmt w:val="bullet"/>
      <w:lvlText w:val="-"/>
      <w:lvlJc w:val="left"/>
      <w:pPr>
        <w:tabs>
          <w:tab w:val="num" w:pos="284"/>
        </w:tabs>
        <w:ind w:left="284" w:hanging="284"/>
      </w:pPr>
      <w:rPr>
        <w:rFonts w:ascii="Arial" w:eastAsia="Times New Roman"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FB7075F"/>
    <w:multiLevelType w:val="hybridMultilevel"/>
    <w:tmpl w:val="D174C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617565"/>
    <w:multiLevelType w:val="hybridMultilevel"/>
    <w:tmpl w:val="38266828"/>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9" w15:restartNumberingAfterBreak="0">
    <w:nsid w:val="431960E2"/>
    <w:multiLevelType w:val="hybridMultilevel"/>
    <w:tmpl w:val="28548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8449BA"/>
    <w:multiLevelType w:val="hybridMultilevel"/>
    <w:tmpl w:val="5A2A9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5B739DF"/>
    <w:multiLevelType w:val="multilevel"/>
    <w:tmpl w:val="9AA6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4B3EDE"/>
    <w:multiLevelType w:val="multilevel"/>
    <w:tmpl w:val="85D00BCE"/>
    <w:lvl w:ilvl="0">
      <w:start w:val="1"/>
      <w:numFmt w:val="none"/>
      <w:lvlText w:val="1"/>
      <w:lvlJc w:val="left"/>
      <w:pPr>
        <w:tabs>
          <w:tab w:val="num" w:pos="1021"/>
        </w:tabs>
        <w:ind w:left="1021" w:hanging="1021"/>
      </w:pPr>
    </w:lvl>
    <w:lvl w:ilvl="1">
      <w:start w:val="1"/>
      <w:numFmt w:val="decimal"/>
      <w:lvlText w:val="1%1.%2"/>
      <w:lvlJc w:val="left"/>
      <w:pPr>
        <w:tabs>
          <w:tab w:val="num" w:pos="1021"/>
        </w:tabs>
        <w:ind w:left="1021" w:hanging="1021"/>
      </w:pPr>
    </w:lvl>
    <w:lvl w:ilvl="2">
      <w:start w:val="1"/>
      <w:numFmt w:val="decimal"/>
      <w:lvlText w:val="%1.%2.%3"/>
      <w:lvlJc w:val="left"/>
      <w:pPr>
        <w:tabs>
          <w:tab w:val="num" w:pos="720"/>
        </w:tabs>
        <w:ind w:left="720" w:hanging="720"/>
      </w:pPr>
    </w:lvl>
    <w:lvl w:ilvl="3">
      <w:start w:val="1"/>
      <w:numFmt w:val="decimal"/>
      <w:lvlText w:val="%1.%2.%3.%4"/>
      <w:lvlJc w:val="left"/>
      <w:pPr>
        <w:tabs>
          <w:tab w:val="num" w:pos="1800"/>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 w15:restartNumberingAfterBreak="0">
    <w:nsid w:val="478911EE"/>
    <w:multiLevelType w:val="multilevel"/>
    <w:tmpl w:val="317C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3734E2"/>
    <w:multiLevelType w:val="hybridMultilevel"/>
    <w:tmpl w:val="1AFEE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021C3A"/>
    <w:multiLevelType w:val="multilevel"/>
    <w:tmpl w:val="371C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2B1DF6"/>
    <w:multiLevelType w:val="hybridMultilevel"/>
    <w:tmpl w:val="18667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4354F7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6C50D1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73E1FD9"/>
    <w:multiLevelType w:val="multilevel"/>
    <w:tmpl w:val="08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58847DE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9F1476C"/>
    <w:multiLevelType w:val="hybridMultilevel"/>
    <w:tmpl w:val="14649D3A"/>
    <w:lvl w:ilvl="0" w:tplc="8780CCA2">
      <w:start w:val="1"/>
      <w:numFmt w:val="bullet"/>
      <w:lvlText w:val="-"/>
      <w:lvlJc w:val="left"/>
      <w:pPr>
        <w:ind w:left="780" w:hanging="360"/>
      </w:pPr>
      <w:rPr>
        <w:rFonts w:ascii="Arial" w:eastAsia="Times New Roman" w:hAnsi="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2" w15:restartNumberingAfterBreak="0">
    <w:nsid w:val="5A2929E3"/>
    <w:multiLevelType w:val="hybridMultilevel"/>
    <w:tmpl w:val="40904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59585F"/>
    <w:multiLevelType w:val="hybridMultilevel"/>
    <w:tmpl w:val="A490B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EC08CE"/>
    <w:multiLevelType w:val="hybridMultilevel"/>
    <w:tmpl w:val="D4FEC858"/>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5" w15:restartNumberingAfterBreak="0">
    <w:nsid w:val="63655705"/>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4530665"/>
    <w:multiLevelType w:val="multilevel"/>
    <w:tmpl w:val="F10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004479"/>
    <w:multiLevelType w:val="hybridMultilevel"/>
    <w:tmpl w:val="52DC2B5C"/>
    <w:lvl w:ilvl="0" w:tplc="8780CCA2">
      <w:start w:val="1"/>
      <w:numFmt w:val="bullet"/>
      <w:lvlText w:val="-"/>
      <w:lvlJc w:val="left"/>
      <w:pPr>
        <w:ind w:left="1440" w:hanging="360"/>
      </w:pPr>
      <w:rPr>
        <w:rFonts w:ascii="Arial" w:eastAsia="Times New Roman" w:hAnsi="Aria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48" w15:restartNumberingAfterBreak="0">
    <w:nsid w:val="6CF953C1"/>
    <w:multiLevelType w:val="hybridMultilevel"/>
    <w:tmpl w:val="D4345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1855792"/>
    <w:multiLevelType w:val="hybridMultilevel"/>
    <w:tmpl w:val="FA701D3A"/>
    <w:lvl w:ilvl="0" w:tplc="E5383790">
      <w:start w:val="1"/>
      <w:numFmt w:val="lowerLetter"/>
      <w:lvlText w:val="%1)"/>
      <w:lvlJc w:val="left"/>
      <w:pPr>
        <w:ind w:left="1035" w:hanging="675"/>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0" w15:restartNumberingAfterBreak="0">
    <w:nsid w:val="71E370D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34F5C22"/>
    <w:multiLevelType w:val="hybridMultilevel"/>
    <w:tmpl w:val="779626AE"/>
    <w:lvl w:ilvl="0" w:tplc="8780CCA2">
      <w:start w:val="1"/>
      <w:numFmt w:val="bullet"/>
      <w:lvlText w:val="-"/>
      <w:lvlJc w:val="left"/>
      <w:pPr>
        <w:ind w:left="1440" w:hanging="360"/>
      </w:pPr>
      <w:rPr>
        <w:rFonts w:ascii="Arial" w:eastAsia="Times New Roman"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4972442"/>
    <w:multiLevelType w:val="hybridMultilevel"/>
    <w:tmpl w:val="A6406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BC022D"/>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CA9287F"/>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CE1109E"/>
    <w:multiLevelType w:val="singleLevel"/>
    <w:tmpl w:val="67244CF6"/>
    <w:lvl w:ilvl="0">
      <w:start w:val="1"/>
      <w:numFmt w:val="bullet"/>
      <w:lvlText w:val=""/>
      <w:lvlJc w:val="left"/>
      <w:pPr>
        <w:tabs>
          <w:tab w:val="num" w:pos="360"/>
        </w:tabs>
        <w:ind w:left="360" w:hanging="360"/>
      </w:pPr>
      <w:rPr>
        <w:rFonts w:ascii="Wingdings" w:hAnsi="Wingdings" w:hint="default"/>
      </w:rPr>
    </w:lvl>
  </w:abstractNum>
  <w:num w:numId="1" w16cid:durableId="1848858429">
    <w:abstractNumId w:val="55"/>
  </w:num>
  <w:num w:numId="2" w16cid:durableId="734400640">
    <w:abstractNumId w:val="32"/>
  </w:num>
  <w:num w:numId="3" w16cid:durableId="880480788">
    <w:abstractNumId w:val="15"/>
  </w:num>
  <w:num w:numId="4" w16cid:durableId="1290159653">
    <w:abstractNumId w:val="15"/>
  </w:num>
  <w:num w:numId="5" w16cid:durableId="1772892392">
    <w:abstractNumId w:val="15"/>
  </w:num>
  <w:num w:numId="6" w16cid:durableId="239797710">
    <w:abstractNumId w:val="21"/>
  </w:num>
  <w:num w:numId="7" w16cid:durableId="1564947240">
    <w:abstractNumId w:val="26"/>
  </w:num>
  <w:num w:numId="8" w16cid:durableId="1430811391">
    <w:abstractNumId w:val="17"/>
  </w:num>
  <w:num w:numId="9" w16cid:durableId="360473601">
    <w:abstractNumId w:val="39"/>
  </w:num>
  <w:num w:numId="10" w16cid:durableId="1858696726">
    <w:abstractNumId w:val="47"/>
  </w:num>
  <w:num w:numId="11" w16cid:durableId="566766946">
    <w:abstractNumId w:val="20"/>
  </w:num>
  <w:num w:numId="12" w16cid:durableId="180903123">
    <w:abstractNumId w:val="54"/>
  </w:num>
  <w:num w:numId="13" w16cid:durableId="1141385100">
    <w:abstractNumId w:val="9"/>
  </w:num>
  <w:num w:numId="14" w16cid:durableId="1540699329">
    <w:abstractNumId w:val="37"/>
  </w:num>
  <w:num w:numId="15" w16cid:durableId="736169386">
    <w:abstractNumId w:val="45"/>
  </w:num>
  <w:num w:numId="16" w16cid:durableId="321931089">
    <w:abstractNumId w:val="25"/>
  </w:num>
  <w:num w:numId="17" w16cid:durableId="842403768">
    <w:abstractNumId w:val="5"/>
  </w:num>
  <w:num w:numId="18" w16cid:durableId="77139912">
    <w:abstractNumId w:val="53"/>
  </w:num>
  <w:num w:numId="19" w16cid:durableId="537664328">
    <w:abstractNumId w:val="40"/>
  </w:num>
  <w:num w:numId="20" w16cid:durableId="156846111">
    <w:abstractNumId w:val="50"/>
  </w:num>
  <w:num w:numId="21" w16cid:durableId="1094595920">
    <w:abstractNumId w:val="38"/>
  </w:num>
  <w:num w:numId="22" w16cid:durableId="97680989">
    <w:abstractNumId w:val="44"/>
  </w:num>
  <w:num w:numId="23" w16cid:durableId="1155493217">
    <w:abstractNumId w:val="18"/>
  </w:num>
  <w:num w:numId="24" w16cid:durableId="1626735476">
    <w:abstractNumId w:val="0"/>
  </w:num>
  <w:num w:numId="25" w16cid:durableId="403994390">
    <w:abstractNumId w:val="49"/>
  </w:num>
  <w:num w:numId="26" w16cid:durableId="611744889">
    <w:abstractNumId w:val="13"/>
  </w:num>
  <w:num w:numId="27" w16cid:durableId="1216165657">
    <w:abstractNumId w:val="3"/>
  </w:num>
  <w:num w:numId="28" w16cid:durableId="1383673568">
    <w:abstractNumId w:val="4"/>
  </w:num>
  <w:num w:numId="29" w16cid:durableId="1157842260">
    <w:abstractNumId w:val="52"/>
  </w:num>
  <w:num w:numId="30" w16cid:durableId="9837816">
    <w:abstractNumId w:val="6"/>
  </w:num>
  <w:num w:numId="31" w16cid:durableId="987049979">
    <w:abstractNumId w:val="33"/>
  </w:num>
  <w:num w:numId="32" w16cid:durableId="1068115097">
    <w:abstractNumId w:val="29"/>
  </w:num>
  <w:num w:numId="33" w16cid:durableId="421340788">
    <w:abstractNumId w:val="16"/>
  </w:num>
  <w:num w:numId="34" w16cid:durableId="165218138">
    <w:abstractNumId w:val="27"/>
  </w:num>
  <w:num w:numId="35" w16cid:durableId="1201012977">
    <w:abstractNumId w:val="24"/>
  </w:num>
  <w:num w:numId="36" w16cid:durableId="435297820">
    <w:abstractNumId w:val="10"/>
  </w:num>
  <w:num w:numId="37" w16cid:durableId="2026397097">
    <w:abstractNumId w:val="31"/>
  </w:num>
  <w:num w:numId="38" w16cid:durableId="2147239958">
    <w:abstractNumId w:val="46"/>
  </w:num>
  <w:num w:numId="39" w16cid:durableId="1212618013">
    <w:abstractNumId w:val="35"/>
  </w:num>
  <w:num w:numId="40" w16cid:durableId="804393866">
    <w:abstractNumId w:val="34"/>
  </w:num>
  <w:num w:numId="41" w16cid:durableId="1027560920">
    <w:abstractNumId w:val="2"/>
  </w:num>
  <w:num w:numId="42" w16cid:durableId="545025567">
    <w:abstractNumId w:val="48"/>
  </w:num>
  <w:num w:numId="43" w16cid:durableId="135487676">
    <w:abstractNumId w:val="42"/>
  </w:num>
  <w:num w:numId="44" w16cid:durableId="464855784">
    <w:abstractNumId w:val="43"/>
  </w:num>
  <w:num w:numId="45" w16cid:durableId="1608924495">
    <w:abstractNumId w:val="28"/>
  </w:num>
  <w:num w:numId="46" w16cid:durableId="472412220">
    <w:abstractNumId w:val="12"/>
  </w:num>
  <w:num w:numId="47" w16cid:durableId="2051876841">
    <w:abstractNumId w:val="36"/>
  </w:num>
  <w:num w:numId="48" w16cid:durableId="192421215">
    <w:abstractNumId w:val="8"/>
  </w:num>
  <w:num w:numId="49" w16cid:durableId="1012414144">
    <w:abstractNumId w:val="19"/>
  </w:num>
  <w:num w:numId="50" w16cid:durableId="46803233">
    <w:abstractNumId w:val="14"/>
  </w:num>
  <w:num w:numId="51" w16cid:durableId="1363090004">
    <w:abstractNumId w:val="30"/>
  </w:num>
  <w:num w:numId="52" w16cid:durableId="389353738">
    <w:abstractNumId w:val="41"/>
  </w:num>
  <w:num w:numId="53" w16cid:durableId="1138912570">
    <w:abstractNumId w:val="23"/>
    <w:lvlOverride w:ilvl="0">
      <w:startOverride w:val="1"/>
    </w:lvlOverride>
  </w:num>
  <w:num w:numId="54" w16cid:durableId="1527451082">
    <w:abstractNumId w:val="22"/>
  </w:num>
  <w:num w:numId="55" w16cid:durableId="448085786">
    <w:abstractNumId w:val="1"/>
  </w:num>
  <w:num w:numId="56" w16cid:durableId="682130392">
    <w:abstractNumId w:val="51"/>
  </w:num>
  <w:num w:numId="57" w16cid:durableId="820391168">
    <w:abstractNumId w:val="7"/>
  </w:num>
  <w:num w:numId="58" w16cid:durableId="177668542">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vio Egon Ambrogini">
    <w15:presenceInfo w15:providerId="AD" w15:userId="S::livio.ambrogini@ost.ch::70acb3ef-43f6-406a-b6d2-d0a9859e5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1701"/>
  <w:hyphenationZone w:val="425"/>
  <w:drawingGridHorizontalSpacing w:val="110"/>
  <w:displayHorizontalDrawingGridEvery w:val="0"/>
  <w:displayVerticalDrawingGridEvery w:val="0"/>
  <w:noPunctuationKerning/>
  <w:characterSpacingControl w:val="doNotCompress"/>
  <w:hdrShapeDefaults>
    <o:shapedefaults v:ext="edit" spidmax="2050">
      <o:colormru v:ext="edit" colors="#ea5816,#bec1c0,#cccfce,#113f81"/>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400"/>
    <w:rsid w:val="000005BE"/>
    <w:rsid w:val="0000461C"/>
    <w:rsid w:val="000076B4"/>
    <w:rsid w:val="000147AE"/>
    <w:rsid w:val="00014A59"/>
    <w:rsid w:val="00014B56"/>
    <w:rsid w:val="0001597B"/>
    <w:rsid w:val="00015D14"/>
    <w:rsid w:val="0001704E"/>
    <w:rsid w:val="000218FC"/>
    <w:rsid w:val="00035048"/>
    <w:rsid w:val="0003612E"/>
    <w:rsid w:val="00037FD3"/>
    <w:rsid w:val="00041C05"/>
    <w:rsid w:val="00046A01"/>
    <w:rsid w:val="00054B64"/>
    <w:rsid w:val="00054D30"/>
    <w:rsid w:val="000564AB"/>
    <w:rsid w:val="00056825"/>
    <w:rsid w:val="00063D54"/>
    <w:rsid w:val="00065B07"/>
    <w:rsid w:val="00073C9B"/>
    <w:rsid w:val="00076262"/>
    <w:rsid w:val="000809F1"/>
    <w:rsid w:val="000824DA"/>
    <w:rsid w:val="00083646"/>
    <w:rsid w:val="000903CE"/>
    <w:rsid w:val="00090D0A"/>
    <w:rsid w:val="00094426"/>
    <w:rsid w:val="00096949"/>
    <w:rsid w:val="000A273C"/>
    <w:rsid w:val="000A684E"/>
    <w:rsid w:val="000A6FDE"/>
    <w:rsid w:val="000A7D12"/>
    <w:rsid w:val="000A7E48"/>
    <w:rsid w:val="000C0D48"/>
    <w:rsid w:val="000C1291"/>
    <w:rsid w:val="000C3197"/>
    <w:rsid w:val="000C4313"/>
    <w:rsid w:val="000C45AA"/>
    <w:rsid w:val="000C4ACA"/>
    <w:rsid w:val="000C6100"/>
    <w:rsid w:val="000C74FA"/>
    <w:rsid w:val="000D0B48"/>
    <w:rsid w:val="000D325F"/>
    <w:rsid w:val="000D32D2"/>
    <w:rsid w:val="000D5954"/>
    <w:rsid w:val="000D7A10"/>
    <w:rsid w:val="000E1D02"/>
    <w:rsid w:val="000E1EE3"/>
    <w:rsid w:val="000E24A6"/>
    <w:rsid w:val="000E37ED"/>
    <w:rsid w:val="000E3931"/>
    <w:rsid w:val="000E5376"/>
    <w:rsid w:val="000E60CA"/>
    <w:rsid w:val="000F11D7"/>
    <w:rsid w:val="000F5107"/>
    <w:rsid w:val="0010188A"/>
    <w:rsid w:val="00105B05"/>
    <w:rsid w:val="001172DE"/>
    <w:rsid w:val="00122DD5"/>
    <w:rsid w:val="00124096"/>
    <w:rsid w:val="0012588E"/>
    <w:rsid w:val="001320AF"/>
    <w:rsid w:val="00132ACD"/>
    <w:rsid w:val="00140423"/>
    <w:rsid w:val="0014131D"/>
    <w:rsid w:val="001438E7"/>
    <w:rsid w:val="00154DC6"/>
    <w:rsid w:val="00156209"/>
    <w:rsid w:val="00161E5B"/>
    <w:rsid w:val="001628BF"/>
    <w:rsid w:val="001667D1"/>
    <w:rsid w:val="0017577A"/>
    <w:rsid w:val="001757E9"/>
    <w:rsid w:val="00176101"/>
    <w:rsid w:val="00177EA2"/>
    <w:rsid w:val="00180B53"/>
    <w:rsid w:val="001823BE"/>
    <w:rsid w:val="001858F0"/>
    <w:rsid w:val="00186A32"/>
    <w:rsid w:val="00186B5B"/>
    <w:rsid w:val="00195A7E"/>
    <w:rsid w:val="0019628D"/>
    <w:rsid w:val="00197F2D"/>
    <w:rsid w:val="001A14ED"/>
    <w:rsid w:val="001A2656"/>
    <w:rsid w:val="001A7519"/>
    <w:rsid w:val="001B0DA8"/>
    <w:rsid w:val="001B25A1"/>
    <w:rsid w:val="001B3CD4"/>
    <w:rsid w:val="001B45F9"/>
    <w:rsid w:val="001B4C56"/>
    <w:rsid w:val="001C2DCE"/>
    <w:rsid w:val="001C37DC"/>
    <w:rsid w:val="001C42C5"/>
    <w:rsid w:val="001C5513"/>
    <w:rsid w:val="001C5B74"/>
    <w:rsid w:val="001C7605"/>
    <w:rsid w:val="001D1DA2"/>
    <w:rsid w:val="001D49AE"/>
    <w:rsid w:val="001D5CB5"/>
    <w:rsid w:val="001D5F71"/>
    <w:rsid w:val="001E621D"/>
    <w:rsid w:val="001E723B"/>
    <w:rsid w:val="001F2A05"/>
    <w:rsid w:val="001F325E"/>
    <w:rsid w:val="001F3576"/>
    <w:rsid w:val="001F5478"/>
    <w:rsid w:val="00200F9A"/>
    <w:rsid w:val="00201225"/>
    <w:rsid w:val="0020168A"/>
    <w:rsid w:val="00205F55"/>
    <w:rsid w:val="0020745D"/>
    <w:rsid w:val="002076F9"/>
    <w:rsid w:val="00211400"/>
    <w:rsid w:val="00213A5F"/>
    <w:rsid w:val="00220799"/>
    <w:rsid w:val="00227990"/>
    <w:rsid w:val="002303AC"/>
    <w:rsid w:val="0023143D"/>
    <w:rsid w:val="00232021"/>
    <w:rsid w:val="00232EAD"/>
    <w:rsid w:val="00233F6B"/>
    <w:rsid w:val="00236F98"/>
    <w:rsid w:val="0023752C"/>
    <w:rsid w:val="002501FB"/>
    <w:rsid w:val="00251309"/>
    <w:rsid w:val="00253909"/>
    <w:rsid w:val="00254415"/>
    <w:rsid w:val="0025683C"/>
    <w:rsid w:val="0025690F"/>
    <w:rsid w:val="00263B94"/>
    <w:rsid w:val="0026538B"/>
    <w:rsid w:val="002707D6"/>
    <w:rsid w:val="00273310"/>
    <w:rsid w:val="00273C7C"/>
    <w:rsid w:val="0027568A"/>
    <w:rsid w:val="00277281"/>
    <w:rsid w:val="002807D2"/>
    <w:rsid w:val="00281407"/>
    <w:rsid w:val="00282955"/>
    <w:rsid w:val="00284FC8"/>
    <w:rsid w:val="00286580"/>
    <w:rsid w:val="00287159"/>
    <w:rsid w:val="002879EF"/>
    <w:rsid w:val="00291975"/>
    <w:rsid w:val="002A10B1"/>
    <w:rsid w:val="002A68AE"/>
    <w:rsid w:val="002B0750"/>
    <w:rsid w:val="002B0EB4"/>
    <w:rsid w:val="002B4D6E"/>
    <w:rsid w:val="002B5201"/>
    <w:rsid w:val="002B7374"/>
    <w:rsid w:val="002C0202"/>
    <w:rsid w:val="002C1D93"/>
    <w:rsid w:val="002C25A3"/>
    <w:rsid w:val="002C2E89"/>
    <w:rsid w:val="002C316C"/>
    <w:rsid w:val="002D2F8F"/>
    <w:rsid w:val="002D4D9A"/>
    <w:rsid w:val="002D6F07"/>
    <w:rsid w:val="002E0316"/>
    <w:rsid w:val="002E0F9D"/>
    <w:rsid w:val="002E557D"/>
    <w:rsid w:val="002E61C2"/>
    <w:rsid w:val="002E733F"/>
    <w:rsid w:val="002F2C2C"/>
    <w:rsid w:val="002F53D7"/>
    <w:rsid w:val="002F5C7F"/>
    <w:rsid w:val="00300303"/>
    <w:rsid w:val="003009AD"/>
    <w:rsid w:val="00300A65"/>
    <w:rsid w:val="00301F54"/>
    <w:rsid w:val="0030384A"/>
    <w:rsid w:val="00304167"/>
    <w:rsid w:val="00305E9D"/>
    <w:rsid w:val="003100F0"/>
    <w:rsid w:val="003202A6"/>
    <w:rsid w:val="00320345"/>
    <w:rsid w:val="00324BA6"/>
    <w:rsid w:val="0032508F"/>
    <w:rsid w:val="00332CF7"/>
    <w:rsid w:val="0033663A"/>
    <w:rsid w:val="0035192C"/>
    <w:rsid w:val="003549C1"/>
    <w:rsid w:val="00360499"/>
    <w:rsid w:val="00362992"/>
    <w:rsid w:val="00366901"/>
    <w:rsid w:val="003814F3"/>
    <w:rsid w:val="0038248F"/>
    <w:rsid w:val="0039446F"/>
    <w:rsid w:val="00396005"/>
    <w:rsid w:val="0039616A"/>
    <w:rsid w:val="0039698D"/>
    <w:rsid w:val="003A2264"/>
    <w:rsid w:val="003A311A"/>
    <w:rsid w:val="003A5EFB"/>
    <w:rsid w:val="003A5FDA"/>
    <w:rsid w:val="003A663B"/>
    <w:rsid w:val="003B033E"/>
    <w:rsid w:val="003B042F"/>
    <w:rsid w:val="003B7EC9"/>
    <w:rsid w:val="003C0E12"/>
    <w:rsid w:val="003C1CCD"/>
    <w:rsid w:val="003C25D3"/>
    <w:rsid w:val="003C583F"/>
    <w:rsid w:val="003D090E"/>
    <w:rsid w:val="003D09DD"/>
    <w:rsid w:val="003D2575"/>
    <w:rsid w:val="003D460D"/>
    <w:rsid w:val="003D535F"/>
    <w:rsid w:val="003D589A"/>
    <w:rsid w:val="003D674B"/>
    <w:rsid w:val="003D6D68"/>
    <w:rsid w:val="003D777F"/>
    <w:rsid w:val="003E0B08"/>
    <w:rsid w:val="003E3215"/>
    <w:rsid w:val="003F723E"/>
    <w:rsid w:val="003F7DE8"/>
    <w:rsid w:val="00400066"/>
    <w:rsid w:val="00404ABE"/>
    <w:rsid w:val="00406D96"/>
    <w:rsid w:val="004120E6"/>
    <w:rsid w:val="00421934"/>
    <w:rsid w:val="00421D0B"/>
    <w:rsid w:val="004229E8"/>
    <w:rsid w:val="00430BBD"/>
    <w:rsid w:val="00433C1E"/>
    <w:rsid w:val="0044404B"/>
    <w:rsid w:val="00444CF7"/>
    <w:rsid w:val="00445474"/>
    <w:rsid w:val="00445885"/>
    <w:rsid w:val="0045046A"/>
    <w:rsid w:val="00455C84"/>
    <w:rsid w:val="00456BEC"/>
    <w:rsid w:val="00456F73"/>
    <w:rsid w:val="004660A8"/>
    <w:rsid w:val="004719FD"/>
    <w:rsid w:val="004740B2"/>
    <w:rsid w:val="00475268"/>
    <w:rsid w:val="004759B3"/>
    <w:rsid w:val="00476A66"/>
    <w:rsid w:val="004827D9"/>
    <w:rsid w:val="004860CA"/>
    <w:rsid w:val="00493066"/>
    <w:rsid w:val="004949B0"/>
    <w:rsid w:val="00496905"/>
    <w:rsid w:val="004A02FC"/>
    <w:rsid w:val="004A1440"/>
    <w:rsid w:val="004A31A5"/>
    <w:rsid w:val="004A3BA2"/>
    <w:rsid w:val="004A51A0"/>
    <w:rsid w:val="004B1482"/>
    <w:rsid w:val="004B299E"/>
    <w:rsid w:val="004B465D"/>
    <w:rsid w:val="004B5097"/>
    <w:rsid w:val="004B7AB7"/>
    <w:rsid w:val="004C4AD2"/>
    <w:rsid w:val="004C5721"/>
    <w:rsid w:val="004C62E4"/>
    <w:rsid w:val="004D04DD"/>
    <w:rsid w:val="004D095C"/>
    <w:rsid w:val="004D25F2"/>
    <w:rsid w:val="004F2AFF"/>
    <w:rsid w:val="004F3F60"/>
    <w:rsid w:val="004F5A0B"/>
    <w:rsid w:val="00503942"/>
    <w:rsid w:val="00504616"/>
    <w:rsid w:val="00504AB9"/>
    <w:rsid w:val="00507851"/>
    <w:rsid w:val="005105FF"/>
    <w:rsid w:val="005129B7"/>
    <w:rsid w:val="00517C6D"/>
    <w:rsid w:val="00524AFF"/>
    <w:rsid w:val="005268C9"/>
    <w:rsid w:val="005305CF"/>
    <w:rsid w:val="00531BF2"/>
    <w:rsid w:val="0053291D"/>
    <w:rsid w:val="00532F48"/>
    <w:rsid w:val="00534A8C"/>
    <w:rsid w:val="00535720"/>
    <w:rsid w:val="0054006B"/>
    <w:rsid w:val="005436D1"/>
    <w:rsid w:val="00547669"/>
    <w:rsid w:val="00551A2D"/>
    <w:rsid w:val="00551F97"/>
    <w:rsid w:val="005536E9"/>
    <w:rsid w:val="00556251"/>
    <w:rsid w:val="00557A9D"/>
    <w:rsid w:val="00560629"/>
    <w:rsid w:val="00560E61"/>
    <w:rsid w:val="00562250"/>
    <w:rsid w:val="00562E0B"/>
    <w:rsid w:val="0056399B"/>
    <w:rsid w:val="00566B77"/>
    <w:rsid w:val="00567E58"/>
    <w:rsid w:val="00571334"/>
    <w:rsid w:val="005731ED"/>
    <w:rsid w:val="00575E16"/>
    <w:rsid w:val="00577046"/>
    <w:rsid w:val="00580F8A"/>
    <w:rsid w:val="00582D09"/>
    <w:rsid w:val="00584D78"/>
    <w:rsid w:val="005907FE"/>
    <w:rsid w:val="00592AEB"/>
    <w:rsid w:val="0059644B"/>
    <w:rsid w:val="005A0FF6"/>
    <w:rsid w:val="005A3063"/>
    <w:rsid w:val="005A3C25"/>
    <w:rsid w:val="005A6687"/>
    <w:rsid w:val="005B48D7"/>
    <w:rsid w:val="005B4ADA"/>
    <w:rsid w:val="005B74BF"/>
    <w:rsid w:val="005C1C06"/>
    <w:rsid w:val="005C1DA6"/>
    <w:rsid w:val="005C2766"/>
    <w:rsid w:val="005C35E2"/>
    <w:rsid w:val="005C4CC9"/>
    <w:rsid w:val="005D2D5B"/>
    <w:rsid w:val="005D3F0D"/>
    <w:rsid w:val="005E02A3"/>
    <w:rsid w:val="005E3173"/>
    <w:rsid w:val="005E3EDD"/>
    <w:rsid w:val="005E4B30"/>
    <w:rsid w:val="005E530C"/>
    <w:rsid w:val="005E67F3"/>
    <w:rsid w:val="005E75FF"/>
    <w:rsid w:val="005F1D52"/>
    <w:rsid w:val="005F328B"/>
    <w:rsid w:val="005F3A1B"/>
    <w:rsid w:val="005F521A"/>
    <w:rsid w:val="005F5A4A"/>
    <w:rsid w:val="006154B8"/>
    <w:rsid w:val="00621C28"/>
    <w:rsid w:val="00621C5F"/>
    <w:rsid w:val="00622404"/>
    <w:rsid w:val="00626C61"/>
    <w:rsid w:val="00630F68"/>
    <w:rsid w:val="00633D4C"/>
    <w:rsid w:val="006510EB"/>
    <w:rsid w:val="00651C49"/>
    <w:rsid w:val="0065369B"/>
    <w:rsid w:val="00660A41"/>
    <w:rsid w:val="00661268"/>
    <w:rsid w:val="0066168D"/>
    <w:rsid w:val="00661E34"/>
    <w:rsid w:val="00671864"/>
    <w:rsid w:val="00671E8C"/>
    <w:rsid w:val="00676F59"/>
    <w:rsid w:val="00677380"/>
    <w:rsid w:val="0068104F"/>
    <w:rsid w:val="00681054"/>
    <w:rsid w:val="006818EB"/>
    <w:rsid w:val="006905A7"/>
    <w:rsid w:val="00691CB6"/>
    <w:rsid w:val="00692900"/>
    <w:rsid w:val="00695F25"/>
    <w:rsid w:val="00696E7C"/>
    <w:rsid w:val="006A04E6"/>
    <w:rsid w:val="006A75BC"/>
    <w:rsid w:val="006B56BF"/>
    <w:rsid w:val="006C2E38"/>
    <w:rsid w:val="006C4851"/>
    <w:rsid w:val="006C4E28"/>
    <w:rsid w:val="006D06C7"/>
    <w:rsid w:val="006D07CE"/>
    <w:rsid w:val="006D3009"/>
    <w:rsid w:val="006D7C5E"/>
    <w:rsid w:val="006E17B4"/>
    <w:rsid w:val="006E1B46"/>
    <w:rsid w:val="006E426B"/>
    <w:rsid w:val="006E5FBF"/>
    <w:rsid w:val="006E67D5"/>
    <w:rsid w:val="006E7195"/>
    <w:rsid w:val="006F0102"/>
    <w:rsid w:val="006F04E4"/>
    <w:rsid w:val="006F1D65"/>
    <w:rsid w:val="006F40F4"/>
    <w:rsid w:val="006F429D"/>
    <w:rsid w:val="00700061"/>
    <w:rsid w:val="007001CE"/>
    <w:rsid w:val="00700CE2"/>
    <w:rsid w:val="0070195C"/>
    <w:rsid w:val="007060C0"/>
    <w:rsid w:val="00706C00"/>
    <w:rsid w:val="0071153C"/>
    <w:rsid w:val="00712D80"/>
    <w:rsid w:val="00713383"/>
    <w:rsid w:val="007145DF"/>
    <w:rsid w:val="00720489"/>
    <w:rsid w:val="00727B25"/>
    <w:rsid w:val="00732EC0"/>
    <w:rsid w:val="00735683"/>
    <w:rsid w:val="00736433"/>
    <w:rsid w:val="007444FD"/>
    <w:rsid w:val="0074466F"/>
    <w:rsid w:val="00744E1C"/>
    <w:rsid w:val="00756161"/>
    <w:rsid w:val="00761C3F"/>
    <w:rsid w:val="00764777"/>
    <w:rsid w:val="00770515"/>
    <w:rsid w:val="00775AA8"/>
    <w:rsid w:val="00776478"/>
    <w:rsid w:val="00777A2E"/>
    <w:rsid w:val="0078225E"/>
    <w:rsid w:val="00783F63"/>
    <w:rsid w:val="007925C3"/>
    <w:rsid w:val="0079606A"/>
    <w:rsid w:val="00796108"/>
    <w:rsid w:val="00797E46"/>
    <w:rsid w:val="007A16D7"/>
    <w:rsid w:val="007A2B7E"/>
    <w:rsid w:val="007A7EB1"/>
    <w:rsid w:val="007A7F22"/>
    <w:rsid w:val="007B7449"/>
    <w:rsid w:val="007C23C1"/>
    <w:rsid w:val="007C377D"/>
    <w:rsid w:val="007C7D1F"/>
    <w:rsid w:val="007D4AFA"/>
    <w:rsid w:val="007E1EA8"/>
    <w:rsid w:val="007E37DD"/>
    <w:rsid w:val="007E4903"/>
    <w:rsid w:val="007E5969"/>
    <w:rsid w:val="007E708E"/>
    <w:rsid w:val="007E7B39"/>
    <w:rsid w:val="007E7CB2"/>
    <w:rsid w:val="007F01FE"/>
    <w:rsid w:val="007F0D04"/>
    <w:rsid w:val="007F284C"/>
    <w:rsid w:val="007F32E4"/>
    <w:rsid w:val="007F4FB1"/>
    <w:rsid w:val="007F774C"/>
    <w:rsid w:val="00802336"/>
    <w:rsid w:val="00804AAC"/>
    <w:rsid w:val="00806850"/>
    <w:rsid w:val="0080780A"/>
    <w:rsid w:val="00813843"/>
    <w:rsid w:val="00816286"/>
    <w:rsid w:val="0082159E"/>
    <w:rsid w:val="00823457"/>
    <w:rsid w:val="0082375E"/>
    <w:rsid w:val="008279E3"/>
    <w:rsid w:val="00831349"/>
    <w:rsid w:val="00846FD5"/>
    <w:rsid w:val="00850C7A"/>
    <w:rsid w:val="00857D4A"/>
    <w:rsid w:val="008624FD"/>
    <w:rsid w:val="0086411B"/>
    <w:rsid w:val="00870CF3"/>
    <w:rsid w:val="0087416F"/>
    <w:rsid w:val="00880198"/>
    <w:rsid w:val="00881EDE"/>
    <w:rsid w:val="008839FE"/>
    <w:rsid w:val="008841A1"/>
    <w:rsid w:val="00884A65"/>
    <w:rsid w:val="008877EB"/>
    <w:rsid w:val="00890170"/>
    <w:rsid w:val="008917C8"/>
    <w:rsid w:val="008917DC"/>
    <w:rsid w:val="00892D4E"/>
    <w:rsid w:val="008A1C17"/>
    <w:rsid w:val="008A2A81"/>
    <w:rsid w:val="008A49F3"/>
    <w:rsid w:val="008A5AE6"/>
    <w:rsid w:val="008A7118"/>
    <w:rsid w:val="008B02E9"/>
    <w:rsid w:val="008B04C3"/>
    <w:rsid w:val="008B0BB8"/>
    <w:rsid w:val="008B14C2"/>
    <w:rsid w:val="008B3413"/>
    <w:rsid w:val="008B3D4B"/>
    <w:rsid w:val="008C0073"/>
    <w:rsid w:val="008C0F90"/>
    <w:rsid w:val="008C3C72"/>
    <w:rsid w:val="008D2832"/>
    <w:rsid w:val="008D2D74"/>
    <w:rsid w:val="008D380E"/>
    <w:rsid w:val="008D545E"/>
    <w:rsid w:val="008D7DF6"/>
    <w:rsid w:val="008E2F0F"/>
    <w:rsid w:val="008E386F"/>
    <w:rsid w:val="008E51A0"/>
    <w:rsid w:val="008E768E"/>
    <w:rsid w:val="008F1990"/>
    <w:rsid w:val="008F216C"/>
    <w:rsid w:val="008F3BBF"/>
    <w:rsid w:val="008F5C1A"/>
    <w:rsid w:val="008F62DF"/>
    <w:rsid w:val="008F64AB"/>
    <w:rsid w:val="00903943"/>
    <w:rsid w:val="00906E5F"/>
    <w:rsid w:val="00907E46"/>
    <w:rsid w:val="009130B3"/>
    <w:rsid w:val="0092020C"/>
    <w:rsid w:val="0092242E"/>
    <w:rsid w:val="00923C30"/>
    <w:rsid w:val="009253C4"/>
    <w:rsid w:val="00926A9A"/>
    <w:rsid w:val="00926C34"/>
    <w:rsid w:val="00940009"/>
    <w:rsid w:val="0094120B"/>
    <w:rsid w:val="0094637D"/>
    <w:rsid w:val="00946DC8"/>
    <w:rsid w:val="00946F8B"/>
    <w:rsid w:val="0095042F"/>
    <w:rsid w:val="009613ED"/>
    <w:rsid w:val="00962AA8"/>
    <w:rsid w:val="00962B9D"/>
    <w:rsid w:val="0096592E"/>
    <w:rsid w:val="00965EB2"/>
    <w:rsid w:val="0097304A"/>
    <w:rsid w:val="00975A6F"/>
    <w:rsid w:val="00975D54"/>
    <w:rsid w:val="00976AC9"/>
    <w:rsid w:val="00976E8C"/>
    <w:rsid w:val="00981E04"/>
    <w:rsid w:val="00987C8E"/>
    <w:rsid w:val="00991345"/>
    <w:rsid w:val="00992543"/>
    <w:rsid w:val="009A089D"/>
    <w:rsid w:val="009A3012"/>
    <w:rsid w:val="009A3FCD"/>
    <w:rsid w:val="009A745A"/>
    <w:rsid w:val="009A7C7F"/>
    <w:rsid w:val="009B09B9"/>
    <w:rsid w:val="009B1791"/>
    <w:rsid w:val="009B39B1"/>
    <w:rsid w:val="009B4C87"/>
    <w:rsid w:val="009B548A"/>
    <w:rsid w:val="009B5897"/>
    <w:rsid w:val="009B5C04"/>
    <w:rsid w:val="009B638D"/>
    <w:rsid w:val="009B7FE1"/>
    <w:rsid w:val="009C1286"/>
    <w:rsid w:val="009C17DC"/>
    <w:rsid w:val="009D0410"/>
    <w:rsid w:val="009D0E9B"/>
    <w:rsid w:val="009D0F24"/>
    <w:rsid w:val="009D2FE5"/>
    <w:rsid w:val="009D592B"/>
    <w:rsid w:val="009E477E"/>
    <w:rsid w:val="009F0E5B"/>
    <w:rsid w:val="009F4D27"/>
    <w:rsid w:val="00A00215"/>
    <w:rsid w:val="00A0447D"/>
    <w:rsid w:val="00A06078"/>
    <w:rsid w:val="00A11C87"/>
    <w:rsid w:val="00A17EAA"/>
    <w:rsid w:val="00A21C0F"/>
    <w:rsid w:val="00A21DBF"/>
    <w:rsid w:val="00A22CCC"/>
    <w:rsid w:val="00A2366F"/>
    <w:rsid w:val="00A25306"/>
    <w:rsid w:val="00A254EE"/>
    <w:rsid w:val="00A26D6C"/>
    <w:rsid w:val="00A2732C"/>
    <w:rsid w:val="00A277B6"/>
    <w:rsid w:val="00A305F1"/>
    <w:rsid w:val="00A36C21"/>
    <w:rsid w:val="00A40C7D"/>
    <w:rsid w:val="00A43DBC"/>
    <w:rsid w:val="00A45102"/>
    <w:rsid w:val="00A53AE3"/>
    <w:rsid w:val="00A542DC"/>
    <w:rsid w:val="00A54558"/>
    <w:rsid w:val="00A54F5C"/>
    <w:rsid w:val="00A55EDA"/>
    <w:rsid w:val="00A57BD5"/>
    <w:rsid w:val="00A66B7E"/>
    <w:rsid w:val="00A67CC3"/>
    <w:rsid w:val="00A70DAE"/>
    <w:rsid w:val="00A7100E"/>
    <w:rsid w:val="00A7300B"/>
    <w:rsid w:val="00A75053"/>
    <w:rsid w:val="00A75460"/>
    <w:rsid w:val="00A76B3D"/>
    <w:rsid w:val="00A77C53"/>
    <w:rsid w:val="00A806FD"/>
    <w:rsid w:val="00A831F2"/>
    <w:rsid w:val="00A858F4"/>
    <w:rsid w:val="00A871A1"/>
    <w:rsid w:val="00A96739"/>
    <w:rsid w:val="00A97552"/>
    <w:rsid w:val="00AA4C03"/>
    <w:rsid w:val="00AA5D69"/>
    <w:rsid w:val="00AA6589"/>
    <w:rsid w:val="00AA6DCC"/>
    <w:rsid w:val="00AB0306"/>
    <w:rsid w:val="00AB4E50"/>
    <w:rsid w:val="00AB749A"/>
    <w:rsid w:val="00AC0872"/>
    <w:rsid w:val="00AC7373"/>
    <w:rsid w:val="00AD0212"/>
    <w:rsid w:val="00AD6766"/>
    <w:rsid w:val="00AD6A3E"/>
    <w:rsid w:val="00AE1E55"/>
    <w:rsid w:val="00AE6A3F"/>
    <w:rsid w:val="00AE7A1A"/>
    <w:rsid w:val="00AF1B8C"/>
    <w:rsid w:val="00AF3E0A"/>
    <w:rsid w:val="00AF454E"/>
    <w:rsid w:val="00AF4DDE"/>
    <w:rsid w:val="00AF5F61"/>
    <w:rsid w:val="00AF603D"/>
    <w:rsid w:val="00B01868"/>
    <w:rsid w:val="00B01C00"/>
    <w:rsid w:val="00B01C7E"/>
    <w:rsid w:val="00B12878"/>
    <w:rsid w:val="00B17E6E"/>
    <w:rsid w:val="00B25F73"/>
    <w:rsid w:val="00B27404"/>
    <w:rsid w:val="00B3063C"/>
    <w:rsid w:val="00B331C2"/>
    <w:rsid w:val="00B33206"/>
    <w:rsid w:val="00B357FA"/>
    <w:rsid w:val="00B40FB5"/>
    <w:rsid w:val="00B43DC3"/>
    <w:rsid w:val="00B46F9D"/>
    <w:rsid w:val="00B517A1"/>
    <w:rsid w:val="00B53AF5"/>
    <w:rsid w:val="00B55779"/>
    <w:rsid w:val="00B5643D"/>
    <w:rsid w:val="00B57A8D"/>
    <w:rsid w:val="00B623FB"/>
    <w:rsid w:val="00B66554"/>
    <w:rsid w:val="00B71BE0"/>
    <w:rsid w:val="00B720EB"/>
    <w:rsid w:val="00B738EF"/>
    <w:rsid w:val="00B7432D"/>
    <w:rsid w:val="00B7468C"/>
    <w:rsid w:val="00B74F83"/>
    <w:rsid w:val="00B80301"/>
    <w:rsid w:val="00B857A1"/>
    <w:rsid w:val="00B90C8E"/>
    <w:rsid w:val="00B91155"/>
    <w:rsid w:val="00B9212C"/>
    <w:rsid w:val="00B92C53"/>
    <w:rsid w:val="00B937AB"/>
    <w:rsid w:val="00B93D3D"/>
    <w:rsid w:val="00B94B58"/>
    <w:rsid w:val="00BA1AD7"/>
    <w:rsid w:val="00BA340C"/>
    <w:rsid w:val="00BA35E5"/>
    <w:rsid w:val="00BA4596"/>
    <w:rsid w:val="00BA5CBD"/>
    <w:rsid w:val="00BB4CBA"/>
    <w:rsid w:val="00BB5A1D"/>
    <w:rsid w:val="00BC734F"/>
    <w:rsid w:val="00BD1637"/>
    <w:rsid w:val="00BD3C14"/>
    <w:rsid w:val="00BE3A4F"/>
    <w:rsid w:val="00BE3AC4"/>
    <w:rsid w:val="00BE4D71"/>
    <w:rsid w:val="00BE72E9"/>
    <w:rsid w:val="00BF2397"/>
    <w:rsid w:val="00BF310F"/>
    <w:rsid w:val="00BF635D"/>
    <w:rsid w:val="00C01852"/>
    <w:rsid w:val="00C02A80"/>
    <w:rsid w:val="00C03902"/>
    <w:rsid w:val="00C07722"/>
    <w:rsid w:val="00C10D50"/>
    <w:rsid w:val="00C12296"/>
    <w:rsid w:val="00C16BDE"/>
    <w:rsid w:val="00C17D4C"/>
    <w:rsid w:val="00C20245"/>
    <w:rsid w:val="00C21924"/>
    <w:rsid w:val="00C30CF6"/>
    <w:rsid w:val="00C313A8"/>
    <w:rsid w:val="00C3147A"/>
    <w:rsid w:val="00C31F1C"/>
    <w:rsid w:val="00C32EF5"/>
    <w:rsid w:val="00C33D98"/>
    <w:rsid w:val="00C340CF"/>
    <w:rsid w:val="00C368F2"/>
    <w:rsid w:val="00C40235"/>
    <w:rsid w:val="00C46787"/>
    <w:rsid w:val="00C47759"/>
    <w:rsid w:val="00C61487"/>
    <w:rsid w:val="00C63FE9"/>
    <w:rsid w:val="00C6464A"/>
    <w:rsid w:val="00C650E9"/>
    <w:rsid w:val="00C66D2B"/>
    <w:rsid w:val="00C67989"/>
    <w:rsid w:val="00C70929"/>
    <w:rsid w:val="00C7378F"/>
    <w:rsid w:val="00C82EBB"/>
    <w:rsid w:val="00C83460"/>
    <w:rsid w:val="00C86173"/>
    <w:rsid w:val="00C9526E"/>
    <w:rsid w:val="00C95F49"/>
    <w:rsid w:val="00CA0089"/>
    <w:rsid w:val="00CA13CF"/>
    <w:rsid w:val="00CA5F09"/>
    <w:rsid w:val="00CA6B1D"/>
    <w:rsid w:val="00CB6357"/>
    <w:rsid w:val="00CB68EA"/>
    <w:rsid w:val="00CC0B59"/>
    <w:rsid w:val="00CC2328"/>
    <w:rsid w:val="00CC3290"/>
    <w:rsid w:val="00CC33FC"/>
    <w:rsid w:val="00CD1A58"/>
    <w:rsid w:val="00CD1E79"/>
    <w:rsid w:val="00CD2D45"/>
    <w:rsid w:val="00CD3B4C"/>
    <w:rsid w:val="00CD4199"/>
    <w:rsid w:val="00CD4D3B"/>
    <w:rsid w:val="00CD6D3A"/>
    <w:rsid w:val="00CE2421"/>
    <w:rsid w:val="00CE6B56"/>
    <w:rsid w:val="00CF11FF"/>
    <w:rsid w:val="00D03AC8"/>
    <w:rsid w:val="00D0591F"/>
    <w:rsid w:val="00D05F2C"/>
    <w:rsid w:val="00D06819"/>
    <w:rsid w:val="00D0696C"/>
    <w:rsid w:val="00D07128"/>
    <w:rsid w:val="00D07388"/>
    <w:rsid w:val="00D074AF"/>
    <w:rsid w:val="00D11F5D"/>
    <w:rsid w:val="00D128B6"/>
    <w:rsid w:val="00D24CD2"/>
    <w:rsid w:val="00D256C5"/>
    <w:rsid w:val="00D33F08"/>
    <w:rsid w:val="00D36EC9"/>
    <w:rsid w:val="00D36FDC"/>
    <w:rsid w:val="00D437F4"/>
    <w:rsid w:val="00D45BE9"/>
    <w:rsid w:val="00D56030"/>
    <w:rsid w:val="00D60AEE"/>
    <w:rsid w:val="00D64E94"/>
    <w:rsid w:val="00D67E09"/>
    <w:rsid w:val="00D726CD"/>
    <w:rsid w:val="00D74E89"/>
    <w:rsid w:val="00D760D1"/>
    <w:rsid w:val="00D812A4"/>
    <w:rsid w:val="00D83D5B"/>
    <w:rsid w:val="00D8548F"/>
    <w:rsid w:val="00D86777"/>
    <w:rsid w:val="00D93147"/>
    <w:rsid w:val="00D96A86"/>
    <w:rsid w:val="00DA1E3D"/>
    <w:rsid w:val="00DA2CF8"/>
    <w:rsid w:val="00DA53C6"/>
    <w:rsid w:val="00DA5FD1"/>
    <w:rsid w:val="00DA737D"/>
    <w:rsid w:val="00DA7521"/>
    <w:rsid w:val="00DC0F2A"/>
    <w:rsid w:val="00DC1E34"/>
    <w:rsid w:val="00DC3F11"/>
    <w:rsid w:val="00DC4451"/>
    <w:rsid w:val="00DC47DC"/>
    <w:rsid w:val="00DC4A75"/>
    <w:rsid w:val="00DC73D0"/>
    <w:rsid w:val="00DC7422"/>
    <w:rsid w:val="00DD3C60"/>
    <w:rsid w:val="00DE15C3"/>
    <w:rsid w:val="00DE1A44"/>
    <w:rsid w:val="00DE3EAF"/>
    <w:rsid w:val="00DE41E7"/>
    <w:rsid w:val="00DE5342"/>
    <w:rsid w:val="00DE5E64"/>
    <w:rsid w:val="00DF1714"/>
    <w:rsid w:val="00DF4114"/>
    <w:rsid w:val="00DF5B59"/>
    <w:rsid w:val="00DF6444"/>
    <w:rsid w:val="00DF7581"/>
    <w:rsid w:val="00E02AD4"/>
    <w:rsid w:val="00E0452C"/>
    <w:rsid w:val="00E04C6B"/>
    <w:rsid w:val="00E0664D"/>
    <w:rsid w:val="00E13327"/>
    <w:rsid w:val="00E1385E"/>
    <w:rsid w:val="00E15810"/>
    <w:rsid w:val="00E21AB1"/>
    <w:rsid w:val="00E252A1"/>
    <w:rsid w:val="00E252A2"/>
    <w:rsid w:val="00E2655D"/>
    <w:rsid w:val="00E266E0"/>
    <w:rsid w:val="00E27288"/>
    <w:rsid w:val="00E30823"/>
    <w:rsid w:val="00E3604A"/>
    <w:rsid w:val="00E37617"/>
    <w:rsid w:val="00E37ED0"/>
    <w:rsid w:val="00E44B40"/>
    <w:rsid w:val="00E462AE"/>
    <w:rsid w:val="00E4785A"/>
    <w:rsid w:val="00E47CB8"/>
    <w:rsid w:val="00E506C6"/>
    <w:rsid w:val="00E52D06"/>
    <w:rsid w:val="00E556DA"/>
    <w:rsid w:val="00E56A39"/>
    <w:rsid w:val="00E6386A"/>
    <w:rsid w:val="00E678A8"/>
    <w:rsid w:val="00E71784"/>
    <w:rsid w:val="00E820E4"/>
    <w:rsid w:val="00E8661D"/>
    <w:rsid w:val="00E87BD8"/>
    <w:rsid w:val="00E91ABD"/>
    <w:rsid w:val="00E969A3"/>
    <w:rsid w:val="00E96E11"/>
    <w:rsid w:val="00EA314A"/>
    <w:rsid w:val="00EA5033"/>
    <w:rsid w:val="00EA5A56"/>
    <w:rsid w:val="00EA689B"/>
    <w:rsid w:val="00EB57F7"/>
    <w:rsid w:val="00EC0306"/>
    <w:rsid w:val="00EC0547"/>
    <w:rsid w:val="00EC2484"/>
    <w:rsid w:val="00EC2D17"/>
    <w:rsid w:val="00ED0523"/>
    <w:rsid w:val="00ED223E"/>
    <w:rsid w:val="00ED5281"/>
    <w:rsid w:val="00ED6CEF"/>
    <w:rsid w:val="00ED7180"/>
    <w:rsid w:val="00EE43F8"/>
    <w:rsid w:val="00EF096E"/>
    <w:rsid w:val="00EF1155"/>
    <w:rsid w:val="00EF54A4"/>
    <w:rsid w:val="00EF73EA"/>
    <w:rsid w:val="00EF7EEC"/>
    <w:rsid w:val="00F00119"/>
    <w:rsid w:val="00F012E9"/>
    <w:rsid w:val="00F01BD1"/>
    <w:rsid w:val="00F114C2"/>
    <w:rsid w:val="00F141DD"/>
    <w:rsid w:val="00F207F3"/>
    <w:rsid w:val="00F2247A"/>
    <w:rsid w:val="00F22F86"/>
    <w:rsid w:val="00F2616E"/>
    <w:rsid w:val="00F30122"/>
    <w:rsid w:val="00F316EE"/>
    <w:rsid w:val="00F3182F"/>
    <w:rsid w:val="00F37FFC"/>
    <w:rsid w:val="00F40CEB"/>
    <w:rsid w:val="00F46D18"/>
    <w:rsid w:val="00F50A9F"/>
    <w:rsid w:val="00F5308D"/>
    <w:rsid w:val="00F60F1F"/>
    <w:rsid w:val="00F639A6"/>
    <w:rsid w:val="00F6608A"/>
    <w:rsid w:val="00F66485"/>
    <w:rsid w:val="00F72690"/>
    <w:rsid w:val="00F729A9"/>
    <w:rsid w:val="00F738E5"/>
    <w:rsid w:val="00F768EA"/>
    <w:rsid w:val="00F76DEB"/>
    <w:rsid w:val="00F84989"/>
    <w:rsid w:val="00F874D0"/>
    <w:rsid w:val="00F93475"/>
    <w:rsid w:val="00F95821"/>
    <w:rsid w:val="00F96225"/>
    <w:rsid w:val="00F971A9"/>
    <w:rsid w:val="00FA3D46"/>
    <w:rsid w:val="00FA5208"/>
    <w:rsid w:val="00FA6E49"/>
    <w:rsid w:val="00FB0F79"/>
    <w:rsid w:val="00FB1015"/>
    <w:rsid w:val="00FB4B61"/>
    <w:rsid w:val="00FD6022"/>
    <w:rsid w:val="00FD6336"/>
    <w:rsid w:val="00FD659A"/>
    <w:rsid w:val="00FE6459"/>
    <w:rsid w:val="00FF448F"/>
    <w:rsid w:val="00FF50B9"/>
    <w:rsid w:val="00FF6F6A"/>
    <w:rsid w:val="00FF6FC3"/>
    <w:rsid w:val="1F3CF66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5816,#bec1c0,#cccfce,#113f81"/>
    </o:shapedefaults>
    <o:shapelayout v:ext="edit">
      <o:idmap v:ext="edit" data="2"/>
    </o:shapelayout>
  </w:shapeDefaults>
  <w:decimalSymbol w:val="."/>
  <w:listSeparator w:val=","/>
  <w14:docId w14:val="48944023"/>
  <w15:docId w15:val="{47ABDC20-3F71-4A03-9F59-430419F62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6336"/>
    <w:pPr>
      <w:spacing w:before="120" w:after="120" w:line="360" w:lineRule="auto"/>
      <w:jc w:val="both"/>
    </w:pPr>
    <w:rPr>
      <w:rFonts w:ascii="Arial" w:hAnsi="Arial"/>
      <w:sz w:val="22"/>
      <w:lang w:eastAsia="de-DE"/>
    </w:rPr>
  </w:style>
  <w:style w:type="paragraph" w:styleId="Heading1">
    <w:name w:val="heading 1"/>
    <w:basedOn w:val="Normal"/>
    <w:next w:val="Normal"/>
    <w:qFormat/>
    <w:rsid w:val="003D09DD"/>
    <w:pPr>
      <w:keepNext/>
      <w:numPr>
        <w:numId w:val="9"/>
      </w:numPr>
      <w:spacing w:before="240" w:after="360" w:line="240" w:lineRule="auto"/>
      <w:ind w:left="431" w:hanging="431"/>
      <w:outlineLvl w:val="0"/>
    </w:pPr>
    <w:rPr>
      <w:b/>
      <w:sz w:val="28"/>
    </w:rPr>
  </w:style>
  <w:style w:type="paragraph" w:styleId="Heading2">
    <w:name w:val="heading 2"/>
    <w:basedOn w:val="Heading1"/>
    <w:next w:val="Normal"/>
    <w:qFormat/>
    <w:rsid w:val="00C10D50"/>
    <w:pPr>
      <w:numPr>
        <w:ilvl w:val="1"/>
      </w:numPr>
      <w:outlineLvl w:val="1"/>
    </w:pPr>
    <w:rPr>
      <w:sz w:val="26"/>
    </w:rPr>
  </w:style>
  <w:style w:type="paragraph" w:styleId="Heading3">
    <w:name w:val="heading 3"/>
    <w:basedOn w:val="Normal"/>
    <w:next w:val="Normal"/>
    <w:qFormat/>
    <w:rsid w:val="00EF54A4"/>
    <w:pPr>
      <w:keepNext/>
      <w:numPr>
        <w:ilvl w:val="2"/>
        <w:numId w:val="9"/>
      </w:numPr>
      <w:spacing w:before="0"/>
      <w:outlineLvl w:val="2"/>
    </w:pPr>
    <w:rPr>
      <w:b/>
    </w:rPr>
  </w:style>
  <w:style w:type="paragraph" w:styleId="Heading4">
    <w:name w:val="heading 4"/>
    <w:basedOn w:val="Normal"/>
    <w:next w:val="Normal"/>
    <w:rsid w:val="00EA689B"/>
    <w:pPr>
      <w:keepNext/>
      <w:numPr>
        <w:ilvl w:val="3"/>
        <w:numId w:val="9"/>
      </w:numPr>
      <w:outlineLvl w:val="3"/>
    </w:pPr>
    <w:rPr>
      <w:b/>
    </w:rPr>
  </w:style>
  <w:style w:type="paragraph" w:styleId="Heading5">
    <w:name w:val="heading 5"/>
    <w:basedOn w:val="Normal"/>
    <w:next w:val="Normal"/>
    <w:rsid w:val="006905A7"/>
    <w:pPr>
      <w:numPr>
        <w:ilvl w:val="4"/>
        <w:numId w:val="9"/>
      </w:numPr>
      <w:spacing w:before="240" w:after="60"/>
      <w:outlineLvl w:val="4"/>
    </w:pPr>
  </w:style>
  <w:style w:type="paragraph" w:styleId="Heading6">
    <w:name w:val="heading 6"/>
    <w:basedOn w:val="Normal"/>
    <w:next w:val="Normal"/>
    <w:rsid w:val="006905A7"/>
    <w:pPr>
      <w:numPr>
        <w:ilvl w:val="5"/>
        <w:numId w:val="9"/>
      </w:numPr>
      <w:spacing w:before="240" w:after="60"/>
      <w:outlineLvl w:val="5"/>
    </w:pPr>
    <w:rPr>
      <w:rFonts w:ascii="Times New Roman" w:hAnsi="Times New Roman"/>
      <w:i/>
    </w:rPr>
  </w:style>
  <w:style w:type="paragraph" w:styleId="Heading7">
    <w:name w:val="heading 7"/>
    <w:basedOn w:val="Normal"/>
    <w:next w:val="Normal"/>
    <w:rsid w:val="006905A7"/>
    <w:pPr>
      <w:numPr>
        <w:ilvl w:val="6"/>
        <w:numId w:val="9"/>
      </w:numPr>
      <w:spacing w:before="240" w:after="60"/>
      <w:outlineLvl w:val="6"/>
    </w:pPr>
    <w:rPr>
      <w:sz w:val="20"/>
    </w:rPr>
  </w:style>
  <w:style w:type="paragraph" w:styleId="Heading8">
    <w:name w:val="heading 8"/>
    <w:basedOn w:val="Normal"/>
    <w:next w:val="Normal"/>
    <w:rsid w:val="006905A7"/>
    <w:pPr>
      <w:numPr>
        <w:ilvl w:val="7"/>
        <w:numId w:val="9"/>
      </w:numPr>
      <w:spacing w:before="240" w:after="60"/>
      <w:outlineLvl w:val="7"/>
    </w:pPr>
    <w:rPr>
      <w:i/>
      <w:sz w:val="20"/>
    </w:rPr>
  </w:style>
  <w:style w:type="paragraph" w:styleId="Heading9">
    <w:name w:val="heading 9"/>
    <w:basedOn w:val="Normal"/>
    <w:next w:val="Normal"/>
    <w:rsid w:val="006905A7"/>
    <w:pPr>
      <w:numPr>
        <w:ilvl w:val="8"/>
        <w:numId w:val="9"/>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D09DD"/>
    <w:pPr>
      <w:pBdr>
        <w:bottom w:val="single" w:sz="4" w:space="1" w:color="auto"/>
      </w:pBdr>
      <w:tabs>
        <w:tab w:val="center" w:pos="4536"/>
        <w:tab w:val="right" w:pos="9072"/>
      </w:tabs>
    </w:pPr>
    <w:rPr>
      <w:sz w:val="20"/>
    </w:rPr>
  </w:style>
  <w:style w:type="paragraph" w:styleId="Footer">
    <w:name w:val="footer"/>
    <w:basedOn w:val="Normal"/>
    <w:rsid w:val="006905A7"/>
    <w:pPr>
      <w:tabs>
        <w:tab w:val="center" w:pos="4536"/>
        <w:tab w:val="right" w:pos="9072"/>
      </w:tabs>
    </w:pPr>
    <w:rPr>
      <w:sz w:val="18"/>
    </w:rPr>
  </w:style>
  <w:style w:type="paragraph" w:customStyle="1" w:styleId="Ueberschrift1Erklrung">
    <w:name w:val="Ueberschrift 1 Erklärung"/>
    <w:basedOn w:val="Ueberschrift1ohneNummer"/>
    <w:qFormat/>
    <w:rsid w:val="00592AEB"/>
    <w:pPr>
      <w:outlineLvl w:val="9"/>
    </w:pPr>
  </w:style>
  <w:style w:type="paragraph" w:customStyle="1" w:styleId="Titel1">
    <w:name w:val="Titel 1"/>
    <w:basedOn w:val="Heading1"/>
    <w:rsid w:val="006905A7"/>
    <w:pPr>
      <w:numPr>
        <w:numId w:val="5"/>
      </w:numPr>
      <w:tabs>
        <w:tab w:val="clear" w:pos="1021"/>
      </w:tabs>
    </w:pPr>
  </w:style>
  <w:style w:type="paragraph" w:customStyle="1" w:styleId="Titel2">
    <w:name w:val="Titel 2"/>
    <w:basedOn w:val="Heading1"/>
    <w:rsid w:val="006905A7"/>
    <w:pPr>
      <w:numPr>
        <w:ilvl w:val="1"/>
        <w:numId w:val="5"/>
      </w:numPr>
      <w:tabs>
        <w:tab w:val="clear" w:pos="1021"/>
      </w:tabs>
      <w:outlineLvl w:val="1"/>
    </w:pPr>
    <w:rPr>
      <w:sz w:val="26"/>
    </w:rPr>
  </w:style>
  <w:style w:type="paragraph" w:customStyle="1" w:styleId="Titel3">
    <w:name w:val="Titel 3"/>
    <w:basedOn w:val="Heading1"/>
    <w:rsid w:val="006905A7"/>
    <w:pPr>
      <w:numPr>
        <w:ilvl w:val="2"/>
        <w:numId w:val="5"/>
      </w:numPr>
      <w:outlineLvl w:val="2"/>
    </w:pPr>
    <w:rPr>
      <w:sz w:val="24"/>
    </w:rPr>
  </w:style>
  <w:style w:type="paragraph" w:customStyle="1" w:styleId="Titel4">
    <w:name w:val="Titel 4"/>
    <w:basedOn w:val="Heading1"/>
    <w:rsid w:val="006905A7"/>
    <w:pPr>
      <w:numPr>
        <w:ilvl w:val="3"/>
        <w:numId w:val="5"/>
      </w:numPr>
      <w:outlineLvl w:val="3"/>
    </w:pPr>
    <w:rPr>
      <w:sz w:val="24"/>
    </w:rPr>
  </w:style>
  <w:style w:type="paragraph" w:customStyle="1" w:styleId="Titel5">
    <w:name w:val="Titel 5"/>
    <w:basedOn w:val="Heading1"/>
    <w:rsid w:val="006905A7"/>
    <w:pPr>
      <w:numPr>
        <w:ilvl w:val="4"/>
        <w:numId w:val="5"/>
      </w:numPr>
      <w:tabs>
        <w:tab w:val="clear" w:pos="2160"/>
      </w:tabs>
      <w:outlineLvl w:val="4"/>
    </w:pPr>
    <w:rPr>
      <w:sz w:val="24"/>
    </w:rPr>
  </w:style>
  <w:style w:type="paragraph" w:styleId="TOC2">
    <w:name w:val="toc 2"/>
    <w:basedOn w:val="Normal"/>
    <w:next w:val="Normal"/>
    <w:autoRedefine/>
    <w:uiPriority w:val="39"/>
    <w:rsid w:val="006905A7"/>
    <w:pPr>
      <w:tabs>
        <w:tab w:val="left" w:pos="992"/>
        <w:tab w:val="right" w:leader="dot" w:pos="9061"/>
      </w:tabs>
      <w:spacing w:before="0" w:after="0"/>
      <w:ind w:left="425"/>
    </w:pPr>
    <w:rPr>
      <w:noProof/>
    </w:rPr>
  </w:style>
  <w:style w:type="paragraph" w:styleId="FootnoteText">
    <w:name w:val="footnote text"/>
    <w:basedOn w:val="Normal"/>
    <w:semiHidden/>
    <w:rsid w:val="006905A7"/>
    <w:pPr>
      <w:spacing w:before="0" w:after="0"/>
    </w:pPr>
    <w:rPr>
      <w:sz w:val="20"/>
    </w:rPr>
  </w:style>
  <w:style w:type="character" w:styleId="FootnoteReference">
    <w:name w:val="footnote reference"/>
    <w:basedOn w:val="DefaultParagraphFont"/>
    <w:semiHidden/>
    <w:rsid w:val="006905A7"/>
    <w:rPr>
      <w:vertAlign w:val="superscript"/>
    </w:rPr>
  </w:style>
  <w:style w:type="paragraph" w:styleId="TOC1">
    <w:name w:val="toc 1"/>
    <w:basedOn w:val="Normal"/>
    <w:next w:val="Normal"/>
    <w:autoRedefine/>
    <w:uiPriority w:val="39"/>
    <w:rsid w:val="005E75FF"/>
    <w:pPr>
      <w:tabs>
        <w:tab w:val="left" w:pos="425"/>
        <w:tab w:val="right" w:leader="dot" w:pos="9061"/>
      </w:tabs>
    </w:pPr>
    <w:rPr>
      <w:b/>
      <w:noProof/>
    </w:rPr>
  </w:style>
  <w:style w:type="paragraph" w:styleId="TOC3">
    <w:name w:val="toc 3"/>
    <w:basedOn w:val="Normal"/>
    <w:next w:val="Normal"/>
    <w:autoRedefine/>
    <w:uiPriority w:val="39"/>
    <w:rsid w:val="006905A7"/>
    <w:pPr>
      <w:tabs>
        <w:tab w:val="left" w:pos="1701"/>
        <w:tab w:val="right" w:leader="dot" w:pos="9061"/>
      </w:tabs>
      <w:spacing w:before="0" w:after="0"/>
      <w:ind w:left="992"/>
    </w:pPr>
    <w:rPr>
      <w:noProof/>
    </w:rPr>
  </w:style>
  <w:style w:type="paragraph" w:styleId="TOC4">
    <w:name w:val="toc 4"/>
    <w:basedOn w:val="Normal"/>
    <w:next w:val="Normal"/>
    <w:autoRedefine/>
    <w:semiHidden/>
    <w:rsid w:val="006905A7"/>
    <w:pPr>
      <w:tabs>
        <w:tab w:val="left" w:pos="2552"/>
        <w:tab w:val="right" w:leader="dot" w:pos="9061"/>
      </w:tabs>
      <w:spacing w:before="0" w:after="0"/>
      <w:ind w:left="1701"/>
    </w:pPr>
    <w:rPr>
      <w:noProof/>
    </w:rPr>
  </w:style>
  <w:style w:type="paragraph" w:styleId="TOC5">
    <w:name w:val="toc 5"/>
    <w:basedOn w:val="Normal"/>
    <w:next w:val="Normal"/>
    <w:autoRedefine/>
    <w:semiHidden/>
    <w:rsid w:val="006905A7"/>
    <w:pPr>
      <w:tabs>
        <w:tab w:val="left" w:pos="3686"/>
        <w:tab w:val="right" w:leader="dot" w:pos="9061"/>
      </w:tabs>
      <w:spacing w:before="0" w:after="0"/>
      <w:ind w:left="2552"/>
    </w:pPr>
  </w:style>
  <w:style w:type="paragraph" w:styleId="TOC6">
    <w:name w:val="toc 6"/>
    <w:basedOn w:val="Normal"/>
    <w:next w:val="Normal"/>
    <w:autoRedefine/>
    <w:semiHidden/>
    <w:rsid w:val="006905A7"/>
    <w:pPr>
      <w:spacing w:before="0" w:after="0"/>
      <w:ind w:left="1100"/>
    </w:pPr>
  </w:style>
  <w:style w:type="paragraph" w:styleId="TOC7">
    <w:name w:val="toc 7"/>
    <w:basedOn w:val="Normal"/>
    <w:next w:val="Normal"/>
    <w:autoRedefine/>
    <w:semiHidden/>
    <w:rsid w:val="006905A7"/>
    <w:pPr>
      <w:spacing w:before="0" w:after="0"/>
      <w:ind w:left="1320"/>
    </w:pPr>
  </w:style>
  <w:style w:type="paragraph" w:styleId="TOC8">
    <w:name w:val="toc 8"/>
    <w:basedOn w:val="Normal"/>
    <w:next w:val="Normal"/>
    <w:autoRedefine/>
    <w:semiHidden/>
    <w:rsid w:val="006905A7"/>
    <w:pPr>
      <w:spacing w:before="0" w:after="0"/>
      <w:ind w:left="1540"/>
    </w:pPr>
    <w:rPr>
      <w:rFonts w:ascii="Times New Roman" w:hAnsi="Times New Roman"/>
    </w:rPr>
  </w:style>
  <w:style w:type="paragraph" w:styleId="TOC9">
    <w:name w:val="toc 9"/>
    <w:basedOn w:val="Normal"/>
    <w:next w:val="Normal"/>
    <w:autoRedefine/>
    <w:semiHidden/>
    <w:rsid w:val="006905A7"/>
    <w:pPr>
      <w:spacing w:before="0" w:after="0"/>
      <w:ind w:left="1760"/>
    </w:pPr>
    <w:rPr>
      <w:rFonts w:ascii="Times New Roman" w:hAnsi="Times New Roman"/>
    </w:rPr>
  </w:style>
  <w:style w:type="character" w:styleId="PageNumber">
    <w:name w:val="page number"/>
    <w:basedOn w:val="DefaultParagraphFont"/>
    <w:rsid w:val="006905A7"/>
  </w:style>
  <w:style w:type="paragraph" w:styleId="TableofFigures">
    <w:name w:val="table of figures"/>
    <w:basedOn w:val="Normal"/>
    <w:next w:val="Normal"/>
    <w:uiPriority w:val="99"/>
    <w:rsid w:val="006905A7"/>
  </w:style>
  <w:style w:type="paragraph" w:styleId="EndnoteText">
    <w:name w:val="endnote text"/>
    <w:basedOn w:val="Normal"/>
    <w:semiHidden/>
    <w:rsid w:val="006905A7"/>
    <w:rPr>
      <w:sz w:val="20"/>
    </w:rPr>
  </w:style>
  <w:style w:type="character" w:styleId="EndnoteReference">
    <w:name w:val="endnote reference"/>
    <w:basedOn w:val="DefaultParagraphFont"/>
    <w:semiHidden/>
    <w:rsid w:val="006905A7"/>
    <w:rPr>
      <w:vertAlign w:val="superscript"/>
    </w:rPr>
  </w:style>
  <w:style w:type="character" w:styleId="CommentReference">
    <w:name w:val="annotation reference"/>
    <w:basedOn w:val="DefaultParagraphFont"/>
    <w:semiHidden/>
    <w:rsid w:val="006905A7"/>
    <w:rPr>
      <w:sz w:val="16"/>
      <w:szCs w:val="16"/>
    </w:rPr>
  </w:style>
  <w:style w:type="paragraph" w:styleId="CommentText">
    <w:name w:val="annotation text"/>
    <w:basedOn w:val="Normal"/>
    <w:link w:val="CommentTextChar"/>
    <w:semiHidden/>
    <w:rsid w:val="006905A7"/>
    <w:rPr>
      <w:sz w:val="20"/>
    </w:rPr>
  </w:style>
  <w:style w:type="paragraph" w:styleId="CommentSubject">
    <w:name w:val="annotation subject"/>
    <w:basedOn w:val="CommentText"/>
    <w:next w:val="CommentText"/>
    <w:semiHidden/>
    <w:rsid w:val="006905A7"/>
    <w:rPr>
      <w:b/>
      <w:bCs/>
    </w:rPr>
  </w:style>
  <w:style w:type="paragraph" w:styleId="BalloonText">
    <w:name w:val="Balloon Text"/>
    <w:basedOn w:val="Normal"/>
    <w:semiHidden/>
    <w:rsid w:val="006905A7"/>
    <w:rPr>
      <w:rFonts w:ascii="Tahoma" w:hAnsi="Tahoma" w:cs="Tahoma"/>
      <w:sz w:val="16"/>
      <w:szCs w:val="16"/>
    </w:rPr>
  </w:style>
  <w:style w:type="paragraph" w:customStyle="1" w:styleId="TitelZeile1blau">
    <w:name w:val="Titel_Zeile1_blau"/>
    <w:basedOn w:val="Normal"/>
    <w:next w:val="Normal"/>
    <w:qFormat/>
    <w:rsid w:val="00D760D1"/>
    <w:pPr>
      <w:tabs>
        <w:tab w:val="left" w:pos="1701"/>
        <w:tab w:val="left" w:pos="3402"/>
        <w:tab w:val="left" w:pos="5103"/>
        <w:tab w:val="left" w:pos="6804"/>
        <w:tab w:val="left" w:pos="8505"/>
        <w:tab w:val="left" w:pos="10206"/>
      </w:tabs>
      <w:spacing w:before="60" w:line="240" w:lineRule="auto"/>
    </w:pPr>
    <w:rPr>
      <w:b/>
      <w:smallCaps/>
      <w:color w:val="004483"/>
      <w:sz w:val="32"/>
    </w:rPr>
  </w:style>
  <w:style w:type="paragraph" w:customStyle="1" w:styleId="TitelZeile2blau">
    <w:name w:val="Titel_Zeile2_blau"/>
    <w:basedOn w:val="TitelZeile1blau"/>
    <w:qFormat/>
    <w:rsid w:val="00083646"/>
    <w:rPr>
      <w:sz w:val="60"/>
    </w:rPr>
  </w:style>
  <w:style w:type="paragraph" w:customStyle="1" w:styleId="TitelMitarbeitende">
    <w:name w:val="Titel_Mitarbeitende"/>
    <w:basedOn w:val="Normal"/>
    <w:next w:val="Normal"/>
    <w:qFormat/>
    <w:rsid w:val="00083646"/>
    <w:pPr>
      <w:tabs>
        <w:tab w:val="left" w:pos="1701"/>
        <w:tab w:val="left" w:pos="3402"/>
        <w:tab w:val="left" w:pos="5103"/>
        <w:tab w:val="left" w:pos="6804"/>
        <w:tab w:val="left" w:pos="8505"/>
        <w:tab w:val="left" w:pos="10206"/>
      </w:tabs>
      <w:spacing w:before="0"/>
    </w:pPr>
    <w:rPr>
      <w:sz w:val="18"/>
    </w:rPr>
  </w:style>
  <w:style w:type="paragraph" w:customStyle="1" w:styleId="Titelschwarz">
    <w:name w:val="Titel_schwarz"/>
    <w:basedOn w:val="Normal"/>
    <w:qFormat/>
    <w:rsid w:val="001C5B74"/>
    <w:pPr>
      <w:tabs>
        <w:tab w:val="left" w:pos="1701"/>
        <w:tab w:val="left" w:pos="3402"/>
        <w:tab w:val="left" w:pos="5103"/>
        <w:tab w:val="left" w:pos="6804"/>
        <w:tab w:val="left" w:pos="8505"/>
        <w:tab w:val="left" w:pos="10206"/>
      </w:tabs>
      <w:spacing w:after="0" w:line="240" w:lineRule="auto"/>
    </w:pPr>
    <w:rPr>
      <w:b/>
      <w:sz w:val="32"/>
    </w:rPr>
  </w:style>
  <w:style w:type="paragraph" w:customStyle="1" w:styleId="Titelblau">
    <w:name w:val="Titel_blau"/>
    <w:basedOn w:val="Normal"/>
    <w:next w:val="Normal"/>
    <w:qFormat/>
    <w:rsid w:val="00AE6A3F"/>
    <w:pPr>
      <w:tabs>
        <w:tab w:val="left" w:pos="1701"/>
        <w:tab w:val="left" w:pos="3402"/>
        <w:tab w:val="left" w:pos="5103"/>
        <w:tab w:val="left" w:pos="6804"/>
        <w:tab w:val="left" w:pos="8505"/>
        <w:tab w:val="left" w:pos="10206"/>
      </w:tabs>
      <w:spacing w:before="1080" w:after="240" w:line="240" w:lineRule="auto"/>
    </w:pPr>
    <w:rPr>
      <w:b/>
      <w:color w:val="004483"/>
      <w:sz w:val="28"/>
    </w:rPr>
  </w:style>
  <w:style w:type="paragraph" w:customStyle="1" w:styleId="Ueberschrift1ohneNummer">
    <w:name w:val="Ueberschrift 1 ohne Nummer"/>
    <w:basedOn w:val="Normal"/>
    <w:next w:val="Normal"/>
    <w:qFormat/>
    <w:rsid w:val="00A36C21"/>
    <w:pPr>
      <w:spacing w:before="240" w:after="360" w:line="240" w:lineRule="auto"/>
      <w:ind w:left="1021" w:hanging="1021"/>
      <w:outlineLvl w:val="0"/>
    </w:pPr>
    <w:rPr>
      <w:b/>
      <w:sz w:val="28"/>
    </w:rPr>
  </w:style>
  <w:style w:type="paragraph" w:styleId="ListParagraph">
    <w:name w:val="List Paragraph"/>
    <w:basedOn w:val="Normal"/>
    <w:qFormat/>
    <w:rsid w:val="00C650E9"/>
    <w:pPr>
      <w:numPr>
        <w:numId w:val="11"/>
      </w:numPr>
      <w:ind w:left="357" w:hanging="357"/>
      <w:contextualSpacing/>
    </w:pPr>
  </w:style>
  <w:style w:type="paragraph" w:customStyle="1" w:styleId="Ueberschrift2ohneNummer">
    <w:name w:val="Ueberschrift 2 ohne Nummer"/>
    <w:basedOn w:val="Ueberschrift1ohneNummer"/>
    <w:qFormat/>
    <w:rsid w:val="00A36C21"/>
    <w:pPr>
      <w:outlineLvl w:val="1"/>
    </w:pPr>
    <w:rPr>
      <w:sz w:val="24"/>
    </w:rPr>
  </w:style>
  <w:style w:type="paragraph" w:styleId="Revision">
    <w:name w:val="Revision"/>
    <w:hidden/>
    <w:uiPriority w:val="99"/>
    <w:semiHidden/>
    <w:rsid w:val="000D0B48"/>
    <w:rPr>
      <w:rFonts w:ascii="Arial" w:hAnsi="Arial"/>
      <w:sz w:val="22"/>
      <w:lang w:eastAsia="de-DE"/>
    </w:rPr>
  </w:style>
  <w:style w:type="character" w:styleId="PlaceholderText">
    <w:name w:val="Placeholder Text"/>
    <w:basedOn w:val="DefaultParagraphFont"/>
    <w:uiPriority w:val="99"/>
    <w:semiHidden/>
    <w:rsid w:val="007E37DD"/>
    <w:rPr>
      <w:color w:val="666666"/>
    </w:rPr>
  </w:style>
  <w:style w:type="character" w:customStyle="1" w:styleId="ng-star-inserted">
    <w:name w:val="ng-star-inserted"/>
    <w:basedOn w:val="DefaultParagraphFont"/>
    <w:rsid w:val="00CD1E79"/>
  </w:style>
  <w:style w:type="character" w:customStyle="1" w:styleId="mord">
    <w:name w:val="mord"/>
    <w:basedOn w:val="DefaultParagraphFont"/>
    <w:rsid w:val="00CD1E79"/>
  </w:style>
  <w:style w:type="character" w:customStyle="1" w:styleId="vlist-s">
    <w:name w:val="vlist-s"/>
    <w:basedOn w:val="DefaultParagraphFont"/>
    <w:rsid w:val="00CD1E79"/>
  </w:style>
  <w:style w:type="character" w:customStyle="1" w:styleId="mrel">
    <w:name w:val="mrel"/>
    <w:basedOn w:val="DefaultParagraphFont"/>
    <w:rsid w:val="00CD1E79"/>
  </w:style>
  <w:style w:type="character" w:customStyle="1" w:styleId="mbin">
    <w:name w:val="mbin"/>
    <w:basedOn w:val="DefaultParagraphFont"/>
    <w:rsid w:val="00CD1E79"/>
  </w:style>
  <w:style w:type="character" w:customStyle="1" w:styleId="mopen">
    <w:name w:val="mopen"/>
    <w:basedOn w:val="DefaultParagraphFont"/>
    <w:rsid w:val="005E67F3"/>
  </w:style>
  <w:style w:type="character" w:customStyle="1" w:styleId="mclose">
    <w:name w:val="mclose"/>
    <w:basedOn w:val="DefaultParagraphFont"/>
    <w:rsid w:val="005E67F3"/>
  </w:style>
  <w:style w:type="paragraph" w:styleId="NormalWeb">
    <w:name w:val="Normal (Web)"/>
    <w:basedOn w:val="Normal"/>
    <w:semiHidden/>
    <w:unhideWhenUsed/>
    <w:rsid w:val="00C83460"/>
    <w:rPr>
      <w:rFonts w:ascii="Times New Roman" w:hAnsi="Times New Roman"/>
      <w:sz w:val="24"/>
      <w:szCs w:val="24"/>
    </w:rPr>
  </w:style>
  <w:style w:type="table" w:styleId="TableGrid">
    <w:name w:val="Table Grid"/>
    <w:basedOn w:val="TableNormal"/>
    <w:rsid w:val="005C1D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rsid w:val="00FE6459"/>
    <w:pPr>
      <w:spacing w:before="0" w:after="200" w:line="240" w:lineRule="auto"/>
    </w:pPr>
    <w:rPr>
      <w:i/>
      <w:iCs/>
      <w:color w:val="1F497D" w:themeColor="text2"/>
      <w:sz w:val="18"/>
      <w:szCs w:val="18"/>
    </w:rPr>
  </w:style>
  <w:style w:type="table" w:styleId="PlainTable3">
    <w:name w:val="Plain Table 3"/>
    <w:basedOn w:val="TableNormal"/>
    <w:uiPriority w:val="43"/>
    <w:rsid w:val="00B6655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046A01"/>
    <w:rPr>
      <w:color w:val="0000FF" w:themeColor="hyperlink"/>
      <w:u w:val="single"/>
    </w:rPr>
  </w:style>
  <w:style w:type="table" w:styleId="TableGridLight">
    <w:name w:val="Grid Table Light"/>
    <w:basedOn w:val="TableNormal"/>
    <w:uiPriority w:val="40"/>
    <w:rsid w:val="005D3F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9A3012"/>
    <w:rPr>
      <w:color w:val="605E5C"/>
      <w:shd w:val="clear" w:color="auto" w:fill="E1DFDD"/>
    </w:rPr>
  </w:style>
  <w:style w:type="paragraph" w:styleId="HTMLPreformatted">
    <w:name w:val="HTML Preformatted"/>
    <w:basedOn w:val="Normal"/>
    <w:link w:val="HTMLPreformattedChar"/>
    <w:semiHidden/>
    <w:unhideWhenUsed/>
    <w:rsid w:val="005B48D7"/>
    <w:pPr>
      <w:spacing w:before="0" w:after="0" w:line="240" w:lineRule="auto"/>
    </w:pPr>
    <w:rPr>
      <w:rFonts w:ascii="Consolas" w:hAnsi="Consolas"/>
      <w:sz w:val="20"/>
    </w:rPr>
  </w:style>
  <w:style w:type="character" w:customStyle="1" w:styleId="HTMLPreformattedChar">
    <w:name w:val="HTML Preformatted Char"/>
    <w:basedOn w:val="DefaultParagraphFont"/>
    <w:link w:val="HTMLPreformatted"/>
    <w:semiHidden/>
    <w:rsid w:val="005B48D7"/>
    <w:rPr>
      <w:rFonts w:ascii="Consolas" w:hAnsi="Consolas"/>
      <w:lang w:eastAsia="de-DE"/>
    </w:rPr>
  </w:style>
  <w:style w:type="character" w:customStyle="1" w:styleId="CommentTextChar">
    <w:name w:val="Comment Text Char"/>
    <w:basedOn w:val="DefaultParagraphFont"/>
    <w:link w:val="CommentText"/>
    <w:semiHidden/>
    <w:rsid w:val="00FD6336"/>
    <w:rPr>
      <w:rFonts w:ascii="Arial" w:hAnsi="Arial"/>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5052">
      <w:bodyDiv w:val="1"/>
      <w:marLeft w:val="0"/>
      <w:marRight w:val="0"/>
      <w:marTop w:val="0"/>
      <w:marBottom w:val="0"/>
      <w:divBdr>
        <w:top w:val="none" w:sz="0" w:space="0" w:color="auto"/>
        <w:left w:val="none" w:sz="0" w:space="0" w:color="auto"/>
        <w:bottom w:val="none" w:sz="0" w:space="0" w:color="auto"/>
        <w:right w:val="none" w:sz="0" w:space="0" w:color="auto"/>
      </w:divBdr>
      <w:divsChild>
        <w:div w:id="608586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586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04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8725425">
              <w:marLeft w:val="0"/>
              <w:marRight w:val="0"/>
              <w:marTop w:val="0"/>
              <w:marBottom w:val="0"/>
              <w:divBdr>
                <w:top w:val="none" w:sz="0" w:space="0" w:color="auto"/>
                <w:left w:val="none" w:sz="0" w:space="0" w:color="auto"/>
                <w:bottom w:val="none" w:sz="0" w:space="0" w:color="auto"/>
                <w:right w:val="none" w:sz="0" w:space="0" w:color="auto"/>
              </w:divBdr>
              <w:divsChild>
                <w:div w:id="32120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34308">
      <w:bodyDiv w:val="1"/>
      <w:marLeft w:val="0"/>
      <w:marRight w:val="0"/>
      <w:marTop w:val="0"/>
      <w:marBottom w:val="0"/>
      <w:divBdr>
        <w:top w:val="none" w:sz="0" w:space="0" w:color="auto"/>
        <w:left w:val="none" w:sz="0" w:space="0" w:color="auto"/>
        <w:bottom w:val="none" w:sz="0" w:space="0" w:color="auto"/>
        <w:right w:val="none" w:sz="0" w:space="0" w:color="auto"/>
      </w:divBdr>
    </w:div>
    <w:div w:id="129518662">
      <w:bodyDiv w:val="1"/>
      <w:marLeft w:val="0"/>
      <w:marRight w:val="0"/>
      <w:marTop w:val="0"/>
      <w:marBottom w:val="0"/>
      <w:divBdr>
        <w:top w:val="none" w:sz="0" w:space="0" w:color="auto"/>
        <w:left w:val="none" w:sz="0" w:space="0" w:color="auto"/>
        <w:bottom w:val="none" w:sz="0" w:space="0" w:color="auto"/>
        <w:right w:val="none" w:sz="0" w:space="0" w:color="auto"/>
      </w:divBdr>
    </w:div>
    <w:div w:id="144862667">
      <w:bodyDiv w:val="1"/>
      <w:marLeft w:val="0"/>
      <w:marRight w:val="0"/>
      <w:marTop w:val="0"/>
      <w:marBottom w:val="0"/>
      <w:divBdr>
        <w:top w:val="none" w:sz="0" w:space="0" w:color="auto"/>
        <w:left w:val="none" w:sz="0" w:space="0" w:color="auto"/>
        <w:bottom w:val="none" w:sz="0" w:space="0" w:color="auto"/>
        <w:right w:val="none" w:sz="0" w:space="0" w:color="auto"/>
      </w:divBdr>
    </w:div>
    <w:div w:id="226040989">
      <w:bodyDiv w:val="1"/>
      <w:marLeft w:val="0"/>
      <w:marRight w:val="0"/>
      <w:marTop w:val="0"/>
      <w:marBottom w:val="0"/>
      <w:divBdr>
        <w:top w:val="none" w:sz="0" w:space="0" w:color="auto"/>
        <w:left w:val="none" w:sz="0" w:space="0" w:color="auto"/>
        <w:bottom w:val="none" w:sz="0" w:space="0" w:color="auto"/>
        <w:right w:val="none" w:sz="0" w:space="0" w:color="auto"/>
      </w:divBdr>
      <w:divsChild>
        <w:div w:id="597762150">
          <w:marLeft w:val="0"/>
          <w:marRight w:val="0"/>
          <w:marTop w:val="0"/>
          <w:marBottom w:val="0"/>
          <w:divBdr>
            <w:top w:val="none" w:sz="0" w:space="0" w:color="auto"/>
            <w:left w:val="none" w:sz="0" w:space="0" w:color="auto"/>
            <w:bottom w:val="none" w:sz="0" w:space="0" w:color="auto"/>
            <w:right w:val="none" w:sz="0" w:space="0" w:color="auto"/>
          </w:divBdr>
        </w:div>
      </w:divsChild>
    </w:div>
    <w:div w:id="259721697">
      <w:bodyDiv w:val="1"/>
      <w:marLeft w:val="0"/>
      <w:marRight w:val="0"/>
      <w:marTop w:val="0"/>
      <w:marBottom w:val="0"/>
      <w:divBdr>
        <w:top w:val="none" w:sz="0" w:space="0" w:color="auto"/>
        <w:left w:val="none" w:sz="0" w:space="0" w:color="auto"/>
        <w:bottom w:val="none" w:sz="0" w:space="0" w:color="auto"/>
        <w:right w:val="none" w:sz="0" w:space="0" w:color="auto"/>
      </w:divBdr>
      <w:divsChild>
        <w:div w:id="1942641587">
          <w:marLeft w:val="0"/>
          <w:marRight w:val="0"/>
          <w:marTop w:val="0"/>
          <w:marBottom w:val="0"/>
          <w:divBdr>
            <w:top w:val="none" w:sz="0" w:space="0" w:color="auto"/>
            <w:left w:val="none" w:sz="0" w:space="0" w:color="auto"/>
            <w:bottom w:val="none" w:sz="0" w:space="0" w:color="auto"/>
            <w:right w:val="none" w:sz="0" w:space="0" w:color="auto"/>
          </w:divBdr>
        </w:div>
        <w:div w:id="2030643693">
          <w:marLeft w:val="0"/>
          <w:marRight w:val="0"/>
          <w:marTop w:val="0"/>
          <w:marBottom w:val="0"/>
          <w:divBdr>
            <w:top w:val="none" w:sz="0" w:space="0" w:color="auto"/>
            <w:left w:val="none" w:sz="0" w:space="0" w:color="auto"/>
            <w:bottom w:val="none" w:sz="0" w:space="0" w:color="auto"/>
            <w:right w:val="none" w:sz="0" w:space="0" w:color="auto"/>
          </w:divBdr>
        </w:div>
      </w:divsChild>
    </w:div>
    <w:div w:id="278951160">
      <w:bodyDiv w:val="1"/>
      <w:marLeft w:val="0"/>
      <w:marRight w:val="0"/>
      <w:marTop w:val="0"/>
      <w:marBottom w:val="0"/>
      <w:divBdr>
        <w:top w:val="none" w:sz="0" w:space="0" w:color="auto"/>
        <w:left w:val="none" w:sz="0" w:space="0" w:color="auto"/>
        <w:bottom w:val="none" w:sz="0" w:space="0" w:color="auto"/>
        <w:right w:val="none" w:sz="0" w:space="0" w:color="auto"/>
      </w:divBdr>
    </w:div>
    <w:div w:id="301428398">
      <w:bodyDiv w:val="1"/>
      <w:marLeft w:val="0"/>
      <w:marRight w:val="0"/>
      <w:marTop w:val="0"/>
      <w:marBottom w:val="0"/>
      <w:divBdr>
        <w:top w:val="none" w:sz="0" w:space="0" w:color="auto"/>
        <w:left w:val="none" w:sz="0" w:space="0" w:color="auto"/>
        <w:bottom w:val="none" w:sz="0" w:space="0" w:color="auto"/>
        <w:right w:val="none" w:sz="0" w:space="0" w:color="auto"/>
      </w:divBdr>
    </w:div>
    <w:div w:id="331372105">
      <w:bodyDiv w:val="1"/>
      <w:marLeft w:val="0"/>
      <w:marRight w:val="0"/>
      <w:marTop w:val="0"/>
      <w:marBottom w:val="0"/>
      <w:divBdr>
        <w:top w:val="none" w:sz="0" w:space="0" w:color="auto"/>
        <w:left w:val="none" w:sz="0" w:space="0" w:color="auto"/>
        <w:bottom w:val="none" w:sz="0" w:space="0" w:color="auto"/>
        <w:right w:val="none" w:sz="0" w:space="0" w:color="auto"/>
      </w:divBdr>
      <w:divsChild>
        <w:div w:id="1480809451">
          <w:marLeft w:val="0"/>
          <w:marRight w:val="0"/>
          <w:marTop w:val="0"/>
          <w:marBottom w:val="0"/>
          <w:divBdr>
            <w:top w:val="none" w:sz="0" w:space="0" w:color="auto"/>
            <w:left w:val="none" w:sz="0" w:space="0" w:color="auto"/>
            <w:bottom w:val="none" w:sz="0" w:space="0" w:color="auto"/>
            <w:right w:val="none" w:sz="0" w:space="0" w:color="auto"/>
          </w:divBdr>
          <w:divsChild>
            <w:div w:id="21103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8503">
      <w:bodyDiv w:val="1"/>
      <w:marLeft w:val="0"/>
      <w:marRight w:val="0"/>
      <w:marTop w:val="0"/>
      <w:marBottom w:val="0"/>
      <w:divBdr>
        <w:top w:val="none" w:sz="0" w:space="0" w:color="auto"/>
        <w:left w:val="none" w:sz="0" w:space="0" w:color="auto"/>
        <w:bottom w:val="none" w:sz="0" w:space="0" w:color="auto"/>
        <w:right w:val="none" w:sz="0" w:space="0" w:color="auto"/>
      </w:divBdr>
    </w:div>
    <w:div w:id="387261492">
      <w:bodyDiv w:val="1"/>
      <w:marLeft w:val="0"/>
      <w:marRight w:val="0"/>
      <w:marTop w:val="0"/>
      <w:marBottom w:val="0"/>
      <w:divBdr>
        <w:top w:val="none" w:sz="0" w:space="0" w:color="auto"/>
        <w:left w:val="none" w:sz="0" w:space="0" w:color="auto"/>
        <w:bottom w:val="none" w:sz="0" w:space="0" w:color="auto"/>
        <w:right w:val="none" w:sz="0" w:space="0" w:color="auto"/>
      </w:divBdr>
    </w:div>
    <w:div w:id="483816506">
      <w:bodyDiv w:val="1"/>
      <w:marLeft w:val="0"/>
      <w:marRight w:val="0"/>
      <w:marTop w:val="0"/>
      <w:marBottom w:val="0"/>
      <w:divBdr>
        <w:top w:val="none" w:sz="0" w:space="0" w:color="auto"/>
        <w:left w:val="none" w:sz="0" w:space="0" w:color="auto"/>
        <w:bottom w:val="none" w:sz="0" w:space="0" w:color="auto"/>
        <w:right w:val="none" w:sz="0" w:space="0" w:color="auto"/>
      </w:divBdr>
    </w:div>
    <w:div w:id="485365349">
      <w:bodyDiv w:val="1"/>
      <w:marLeft w:val="0"/>
      <w:marRight w:val="0"/>
      <w:marTop w:val="0"/>
      <w:marBottom w:val="0"/>
      <w:divBdr>
        <w:top w:val="none" w:sz="0" w:space="0" w:color="auto"/>
        <w:left w:val="none" w:sz="0" w:space="0" w:color="auto"/>
        <w:bottom w:val="none" w:sz="0" w:space="0" w:color="auto"/>
        <w:right w:val="none" w:sz="0" w:space="0" w:color="auto"/>
      </w:divBdr>
      <w:divsChild>
        <w:div w:id="1034189585">
          <w:marLeft w:val="0"/>
          <w:marRight w:val="0"/>
          <w:marTop w:val="0"/>
          <w:marBottom w:val="0"/>
          <w:divBdr>
            <w:top w:val="none" w:sz="0" w:space="0" w:color="auto"/>
            <w:left w:val="none" w:sz="0" w:space="0" w:color="auto"/>
            <w:bottom w:val="none" w:sz="0" w:space="0" w:color="auto"/>
            <w:right w:val="none" w:sz="0" w:space="0" w:color="auto"/>
          </w:divBdr>
        </w:div>
        <w:div w:id="1624461224">
          <w:marLeft w:val="0"/>
          <w:marRight w:val="0"/>
          <w:marTop w:val="0"/>
          <w:marBottom w:val="0"/>
          <w:divBdr>
            <w:top w:val="none" w:sz="0" w:space="0" w:color="auto"/>
            <w:left w:val="none" w:sz="0" w:space="0" w:color="auto"/>
            <w:bottom w:val="none" w:sz="0" w:space="0" w:color="auto"/>
            <w:right w:val="none" w:sz="0" w:space="0" w:color="auto"/>
          </w:divBdr>
        </w:div>
        <w:div w:id="1815754420">
          <w:marLeft w:val="0"/>
          <w:marRight w:val="0"/>
          <w:marTop w:val="0"/>
          <w:marBottom w:val="0"/>
          <w:divBdr>
            <w:top w:val="none" w:sz="0" w:space="0" w:color="auto"/>
            <w:left w:val="none" w:sz="0" w:space="0" w:color="auto"/>
            <w:bottom w:val="none" w:sz="0" w:space="0" w:color="auto"/>
            <w:right w:val="none" w:sz="0" w:space="0" w:color="auto"/>
          </w:divBdr>
        </w:div>
        <w:div w:id="1862669760">
          <w:marLeft w:val="0"/>
          <w:marRight w:val="0"/>
          <w:marTop w:val="0"/>
          <w:marBottom w:val="0"/>
          <w:divBdr>
            <w:top w:val="none" w:sz="0" w:space="0" w:color="auto"/>
            <w:left w:val="none" w:sz="0" w:space="0" w:color="auto"/>
            <w:bottom w:val="none" w:sz="0" w:space="0" w:color="auto"/>
            <w:right w:val="none" w:sz="0" w:space="0" w:color="auto"/>
          </w:divBdr>
        </w:div>
      </w:divsChild>
    </w:div>
    <w:div w:id="491261005">
      <w:bodyDiv w:val="1"/>
      <w:marLeft w:val="0"/>
      <w:marRight w:val="0"/>
      <w:marTop w:val="0"/>
      <w:marBottom w:val="0"/>
      <w:divBdr>
        <w:top w:val="none" w:sz="0" w:space="0" w:color="auto"/>
        <w:left w:val="none" w:sz="0" w:space="0" w:color="auto"/>
        <w:bottom w:val="none" w:sz="0" w:space="0" w:color="auto"/>
        <w:right w:val="none" w:sz="0" w:space="0" w:color="auto"/>
      </w:divBdr>
      <w:divsChild>
        <w:div w:id="738093037">
          <w:marLeft w:val="0"/>
          <w:marRight w:val="0"/>
          <w:marTop w:val="0"/>
          <w:marBottom w:val="0"/>
          <w:divBdr>
            <w:top w:val="none" w:sz="0" w:space="0" w:color="auto"/>
            <w:left w:val="none" w:sz="0" w:space="0" w:color="auto"/>
            <w:bottom w:val="none" w:sz="0" w:space="0" w:color="auto"/>
            <w:right w:val="none" w:sz="0" w:space="0" w:color="auto"/>
          </w:divBdr>
        </w:div>
      </w:divsChild>
    </w:div>
    <w:div w:id="618535875">
      <w:bodyDiv w:val="1"/>
      <w:marLeft w:val="0"/>
      <w:marRight w:val="0"/>
      <w:marTop w:val="0"/>
      <w:marBottom w:val="0"/>
      <w:divBdr>
        <w:top w:val="none" w:sz="0" w:space="0" w:color="auto"/>
        <w:left w:val="none" w:sz="0" w:space="0" w:color="auto"/>
        <w:bottom w:val="none" w:sz="0" w:space="0" w:color="auto"/>
        <w:right w:val="none" w:sz="0" w:space="0" w:color="auto"/>
      </w:divBdr>
      <w:divsChild>
        <w:div w:id="966094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6201559">
              <w:marLeft w:val="0"/>
              <w:marRight w:val="0"/>
              <w:marTop w:val="0"/>
              <w:marBottom w:val="0"/>
              <w:divBdr>
                <w:top w:val="none" w:sz="0" w:space="0" w:color="auto"/>
                <w:left w:val="none" w:sz="0" w:space="0" w:color="auto"/>
                <w:bottom w:val="none" w:sz="0" w:space="0" w:color="auto"/>
                <w:right w:val="none" w:sz="0" w:space="0" w:color="auto"/>
              </w:divBdr>
              <w:divsChild>
                <w:div w:id="7265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1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84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185144">
      <w:bodyDiv w:val="1"/>
      <w:marLeft w:val="0"/>
      <w:marRight w:val="0"/>
      <w:marTop w:val="0"/>
      <w:marBottom w:val="0"/>
      <w:divBdr>
        <w:top w:val="none" w:sz="0" w:space="0" w:color="auto"/>
        <w:left w:val="none" w:sz="0" w:space="0" w:color="auto"/>
        <w:bottom w:val="none" w:sz="0" w:space="0" w:color="auto"/>
        <w:right w:val="none" w:sz="0" w:space="0" w:color="auto"/>
      </w:divBdr>
      <w:divsChild>
        <w:div w:id="487408970">
          <w:marLeft w:val="0"/>
          <w:marRight w:val="0"/>
          <w:marTop w:val="0"/>
          <w:marBottom w:val="0"/>
          <w:divBdr>
            <w:top w:val="none" w:sz="0" w:space="0" w:color="auto"/>
            <w:left w:val="none" w:sz="0" w:space="0" w:color="auto"/>
            <w:bottom w:val="none" w:sz="0" w:space="0" w:color="auto"/>
            <w:right w:val="none" w:sz="0" w:space="0" w:color="auto"/>
          </w:divBdr>
        </w:div>
        <w:div w:id="1054084405">
          <w:marLeft w:val="0"/>
          <w:marRight w:val="0"/>
          <w:marTop w:val="0"/>
          <w:marBottom w:val="0"/>
          <w:divBdr>
            <w:top w:val="none" w:sz="0" w:space="0" w:color="auto"/>
            <w:left w:val="none" w:sz="0" w:space="0" w:color="auto"/>
            <w:bottom w:val="none" w:sz="0" w:space="0" w:color="auto"/>
            <w:right w:val="none" w:sz="0" w:space="0" w:color="auto"/>
          </w:divBdr>
        </w:div>
        <w:div w:id="1776897253">
          <w:marLeft w:val="0"/>
          <w:marRight w:val="0"/>
          <w:marTop w:val="0"/>
          <w:marBottom w:val="0"/>
          <w:divBdr>
            <w:top w:val="none" w:sz="0" w:space="0" w:color="auto"/>
            <w:left w:val="none" w:sz="0" w:space="0" w:color="auto"/>
            <w:bottom w:val="none" w:sz="0" w:space="0" w:color="auto"/>
            <w:right w:val="none" w:sz="0" w:space="0" w:color="auto"/>
          </w:divBdr>
        </w:div>
      </w:divsChild>
    </w:div>
    <w:div w:id="760101076">
      <w:bodyDiv w:val="1"/>
      <w:marLeft w:val="0"/>
      <w:marRight w:val="0"/>
      <w:marTop w:val="0"/>
      <w:marBottom w:val="0"/>
      <w:divBdr>
        <w:top w:val="none" w:sz="0" w:space="0" w:color="auto"/>
        <w:left w:val="none" w:sz="0" w:space="0" w:color="auto"/>
        <w:bottom w:val="none" w:sz="0" w:space="0" w:color="auto"/>
        <w:right w:val="none" w:sz="0" w:space="0" w:color="auto"/>
      </w:divBdr>
    </w:div>
    <w:div w:id="762993832">
      <w:bodyDiv w:val="1"/>
      <w:marLeft w:val="0"/>
      <w:marRight w:val="0"/>
      <w:marTop w:val="0"/>
      <w:marBottom w:val="0"/>
      <w:divBdr>
        <w:top w:val="none" w:sz="0" w:space="0" w:color="auto"/>
        <w:left w:val="none" w:sz="0" w:space="0" w:color="auto"/>
        <w:bottom w:val="none" w:sz="0" w:space="0" w:color="auto"/>
        <w:right w:val="none" w:sz="0" w:space="0" w:color="auto"/>
      </w:divBdr>
    </w:div>
    <w:div w:id="824855494">
      <w:bodyDiv w:val="1"/>
      <w:marLeft w:val="0"/>
      <w:marRight w:val="0"/>
      <w:marTop w:val="0"/>
      <w:marBottom w:val="0"/>
      <w:divBdr>
        <w:top w:val="none" w:sz="0" w:space="0" w:color="auto"/>
        <w:left w:val="none" w:sz="0" w:space="0" w:color="auto"/>
        <w:bottom w:val="none" w:sz="0" w:space="0" w:color="auto"/>
        <w:right w:val="none" w:sz="0" w:space="0" w:color="auto"/>
      </w:divBdr>
      <w:divsChild>
        <w:div w:id="1401712392">
          <w:marLeft w:val="0"/>
          <w:marRight w:val="0"/>
          <w:marTop w:val="0"/>
          <w:marBottom w:val="0"/>
          <w:divBdr>
            <w:top w:val="none" w:sz="0" w:space="0" w:color="auto"/>
            <w:left w:val="none" w:sz="0" w:space="0" w:color="auto"/>
            <w:bottom w:val="none" w:sz="0" w:space="0" w:color="auto"/>
            <w:right w:val="none" w:sz="0" w:space="0" w:color="auto"/>
          </w:divBdr>
        </w:div>
      </w:divsChild>
    </w:div>
    <w:div w:id="856769189">
      <w:bodyDiv w:val="1"/>
      <w:marLeft w:val="0"/>
      <w:marRight w:val="0"/>
      <w:marTop w:val="0"/>
      <w:marBottom w:val="0"/>
      <w:divBdr>
        <w:top w:val="none" w:sz="0" w:space="0" w:color="auto"/>
        <w:left w:val="none" w:sz="0" w:space="0" w:color="auto"/>
        <w:bottom w:val="none" w:sz="0" w:space="0" w:color="auto"/>
        <w:right w:val="none" w:sz="0" w:space="0" w:color="auto"/>
      </w:divBdr>
    </w:div>
    <w:div w:id="857036727">
      <w:bodyDiv w:val="1"/>
      <w:marLeft w:val="0"/>
      <w:marRight w:val="0"/>
      <w:marTop w:val="0"/>
      <w:marBottom w:val="0"/>
      <w:divBdr>
        <w:top w:val="none" w:sz="0" w:space="0" w:color="auto"/>
        <w:left w:val="none" w:sz="0" w:space="0" w:color="auto"/>
        <w:bottom w:val="none" w:sz="0" w:space="0" w:color="auto"/>
        <w:right w:val="none" w:sz="0" w:space="0" w:color="auto"/>
      </w:divBdr>
      <w:divsChild>
        <w:div w:id="444232700">
          <w:marLeft w:val="0"/>
          <w:marRight w:val="0"/>
          <w:marTop w:val="0"/>
          <w:marBottom w:val="0"/>
          <w:divBdr>
            <w:top w:val="none" w:sz="0" w:space="0" w:color="auto"/>
            <w:left w:val="none" w:sz="0" w:space="0" w:color="auto"/>
            <w:bottom w:val="none" w:sz="0" w:space="0" w:color="auto"/>
            <w:right w:val="none" w:sz="0" w:space="0" w:color="auto"/>
          </w:divBdr>
        </w:div>
        <w:div w:id="671185286">
          <w:marLeft w:val="0"/>
          <w:marRight w:val="0"/>
          <w:marTop w:val="0"/>
          <w:marBottom w:val="0"/>
          <w:divBdr>
            <w:top w:val="none" w:sz="0" w:space="0" w:color="auto"/>
            <w:left w:val="none" w:sz="0" w:space="0" w:color="auto"/>
            <w:bottom w:val="none" w:sz="0" w:space="0" w:color="auto"/>
            <w:right w:val="none" w:sz="0" w:space="0" w:color="auto"/>
          </w:divBdr>
        </w:div>
        <w:div w:id="1089543782">
          <w:marLeft w:val="0"/>
          <w:marRight w:val="0"/>
          <w:marTop w:val="0"/>
          <w:marBottom w:val="0"/>
          <w:divBdr>
            <w:top w:val="none" w:sz="0" w:space="0" w:color="auto"/>
            <w:left w:val="none" w:sz="0" w:space="0" w:color="auto"/>
            <w:bottom w:val="none" w:sz="0" w:space="0" w:color="auto"/>
            <w:right w:val="none" w:sz="0" w:space="0" w:color="auto"/>
          </w:divBdr>
        </w:div>
      </w:divsChild>
    </w:div>
    <w:div w:id="905458330">
      <w:bodyDiv w:val="1"/>
      <w:marLeft w:val="0"/>
      <w:marRight w:val="0"/>
      <w:marTop w:val="0"/>
      <w:marBottom w:val="0"/>
      <w:divBdr>
        <w:top w:val="none" w:sz="0" w:space="0" w:color="auto"/>
        <w:left w:val="none" w:sz="0" w:space="0" w:color="auto"/>
        <w:bottom w:val="none" w:sz="0" w:space="0" w:color="auto"/>
        <w:right w:val="none" w:sz="0" w:space="0" w:color="auto"/>
      </w:divBdr>
    </w:div>
    <w:div w:id="947741004">
      <w:bodyDiv w:val="1"/>
      <w:marLeft w:val="0"/>
      <w:marRight w:val="0"/>
      <w:marTop w:val="0"/>
      <w:marBottom w:val="0"/>
      <w:divBdr>
        <w:top w:val="none" w:sz="0" w:space="0" w:color="auto"/>
        <w:left w:val="none" w:sz="0" w:space="0" w:color="auto"/>
        <w:bottom w:val="none" w:sz="0" w:space="0" w:color="auto"/>
        <w:right w:val="none" w:sz="0" w:space="0" w:color="auto"/>
      </w:divBdr>
      <w:divsChild>
        <w:div w:id="1548687836">
          <w:marLeft w:val="0"/>
          <w:marRight w:val="0"/>
          <w:marTop w:val="0"/>
          <w:marBottom w:val="0"/>
          <w:divBdr>
            <w:top w:val="none" w:sz="0" w:space="0" w:color="auto"/>
            <w:left w:val="none" w:sz="0" w:space="0" w:color="auto"/>
            <w:bottom w:val="none" w:sz="0" w:space="0" w:color="auto"/>
            <w:right w:val="none" w:sz="0" w:space="0" w:color="auto"/>
          </w:divBdr>
        </w:div>
        <w:div w:id="2053722744">
          <w:marLeft w:val="0"/>
          <w:marRight w:val="0"/>
          <w:marTop w:val="0"/>
          <w:marBottom w:val="0"/>
          <w:divBdr>
            <w:top w:val="none" w:sz="0" w:space="0" w:color="auto"/>
            <w:left w:val="none" w:sz="0" w:space="0" w:color="auto"/>
            <w:bottom w:val="none" w:sz="0" w:space="0" w:color="auto"/>
            <w:right w:val="none" w:sz="0" w:space="0" w:color="auto"/>
          </w:divBdr>
        </w:div>
      </w:divsChild>
    </w:div>
    <w:div w:id="1030060399">
      <w:bodyDiv w:val="1"/>
      <w:marLeft w:val="0"/>
      <w:marRight w:val="0"/>
      <w:marTop w:val="0"/>
      <w:marBottom w:val="0"/>
      <w:divBdr>
        <w:top w:val="none" w:sz="0" w:space="0" w:color="auto"/>
        <w:left w:val="none" w:sz="0" w:space="0" w:color="auto"/>
        <w:bottom w:val="none" w:sz="0" w:space="0" w:color="auto"/>
        <w:right w:val="none" w:sz="0" w:space="0" w:color="auto"/>
      </w:divBdr>
      <w:divsChild>
        <w:div w:id="149179897">
          <w:marLeft w:val="0"/>
          <w:marRight w:val="0"/>
          <w:marTop w:val="0"/>
          <w:marBottom w:val="0"/>
          <w:divBdr>
            <w:top w:val="none" w:sz="0" w:space="0" w:color="auto"/>
            <w:left w:val="none" w:sz="0" w:space="0" w:color="auto"/>
            <w:bottom w:val="none" w:sz="0" w:space="0" w:color="auto"/>
            <w:right w:val="none" w:sz="0" w:space="0" w:color="auto"/>
          </w:divBdr>
        </w:div>
        <w:div w:id="1747386400">
          <w:marLeft w:val="0"/>
          <w:marRight w:val="0"/>
          <w:marTop w:val="0"/>
          <w:marBottom w:val="0"/>
          <w:divBdr>
            <w:top w:val="none" w:sz="0" w:space="0" w:color="auto"/>
            <w:left w:val="none" w:sz="0" w:space="0" w:color="auto"/>
            <w:bottom w:val="none" w:sz="0" w:space="0" w:color="auto"/>
            <w:right w:val="none" w:sz="0" w:space="0" w:color="auto"/>
          </w:divBdr>
        </w:div>
      </w:divsChild>
    </w:div>
    <w:div w:id="1039623193">
      <w:bodyDiv w:val="1"/>
      <w:marLeft w:val="0"/>
      <w:marRight w:val="0"/>
      <w:marTop w:val="0"/>
      <w:marBottom w:val="0"/>
      <w:divBdr>
        <w:top w:val="none" w:sz="0" w:space="0" w:color="auto"/>
        <w:left w:val="none" w:sz="0" w:space="0" w:color="auto"/>
        <w:bottom w:val="none" w:sz="0" w:space="0" w:color="auto"/>
        <w:right w:val="none" w:sz="0" w:space="0" w:color="auto"/>
      </w:divBdr>
      <w:divsChild>
        <w:div w:id="616764472">
          <w:marLeft w:val="0"/>
          <w:marRight w:val="0"/>
          <w:marTop w:val="0"/>
          <w:marBottom w:val="0"/>
          <w:divBdr>
            <w:top w:val="none" w:sz="0" w:space="0" w:color="auto"/>
            <w:left w:val="none" w:sz="0" w:space="0" w:color="auto"/>
            <w:bottom w:val="none" w:sz="0" w:space="0" w:color="auto"/>
            <w:right w:val="none" w:sz="0" w:space="0" w:color="auto"/>
          </w:divBdr>
        </w:div>
        <w:div w:id="822240149">
          <w:marLeft w:val="0"/>
          <w:marRight w:val="0"/>
          <w:marTop w:val="0"/>
          <w:marBottom w:val="0"/>
          <w:divBdr>
            <w:top w:val="none" w:sz="0" w:space="0" w:color="auto"/>
            <w:left w:val="none" w:sz="0" w:space="0" w:color="auto"/>
            <w:bottom w:val="none" w:sz="0" w:space="0" w:color="auto"/>
            <w:right w:val="none" w:sz="0" w:space="0" w:color="auto"/>
          </w:divBdr>
        </w:div>
        <w:div w:id="1886063021">
          <w:marLeft w:val="0"/>
          <w:marRight w:val="0"/>
          <w:marTop w:val="0"/>
          <w:marBottom w:val="0"/>
          <w:divBdr>
            <w:top w:val="none" w:sz="0" w:space="0" w:color="auto"/>
            <w:left w:val="none" w:sz="0" w:space="0" w:color="auto"/>
            <w:bottom w:val="none" w:sz="0" w:space="0" w:color="auto"/>
            <w:right w:val="none" w:sz="0" w:space="0" w:color="auto"/>
          </w:divBdr>
        </w:div>
      </w:divsChild>
    </w:div>
    <w:div w:id="1060712841">
      <w:bodyDiv w:val="1"/>
      <w:marLeft w:val="0"/>
      <w:marRight w:val="0"/>
      <w:marTop w:val="0"/>
      <w:marBottom w:val="0"/>
      <w:divBdr>
        <w:top w:val="none" w:sz="0" w:space="0" w:color="auto"/>
        <w:left w:val="none" w:sz="0" w:space="0" w:color="auto"/>
        <w:bottom w:val="none" w:sz="0" w:space="0" w:color="auto"/>
        <w:right w:val="none" w:sz="0" w:space="0" w:color="auto"/>
      </w:divBdr>
      <w:divsChild>
        <w:div w:id="1664504546">
          <w:marLeft w:val="0"/>
          <w:marRight w:val="0"/>
          <w:marTop w:val="0"/>
          <w:marBottom w:val="0"/>
          <w:divBdr>
            <w:top w:val="none" w:sz="0" w:space="0" w:color="auto"/>
            <w:left w:val="none" w:sz="0" w:space="0" w:color="auto"/>
            <w:bottom w:val="none" w:sz="0" w:space="0" w:color="auto"/>
            <w:right w:val="none" w:sz="0" w:space="0" w:color="auto"/>
          </w:divBdr>
        </w:div>
      </w:divsChild>
    </w:div>
    <w:div w:id="1072461961">
      <w:bodyDiv w:val="1"/>
      <w:marLeft w:val="0"/>
      <w:marRight w:val="0"/>
      <w:marTop w:val="0"/>
      <w:marBottom w:val="0"/>
      <w:divBdr>
        <w:top w:val="none" w:sz="0" w:space="0" w:color="auto"/>
        <w:left w:val="none" w:sz="0" w:space="0" w:color="auto"/>
        <w:bottom w:val="none" w:sz="0" w:space="0" w:color="auto"/>
        <w:right w:val="none" w:sz="0" w:space="0" w:color="auto"/>
      </w:divBdr>
      <w:divsChild>
        <w:div w:id="1367363798">
          <w:marLeft w:val="0"/>
          <w:marRight w:val="0"/>
          <w:marTop w:val="0"/>
          <w:marBottom w:val="0"/>
          <w:divBdr>
            <w:top w:val="none" w:sz="0" w:space="0" w:color="auto"/>
            <w:left w:val="none" w:sz="0" w:space="0" w:color="auto"/>
            <w:bottom w:val="none" w:sz="0" w:space="0" w:color="auto"/>
            <w:right w:val="none" w:sz="0" w:space="0" w:color="auto"/>
          </w:divBdr>
        </w:div>
      </w:divsChild>
    </w:div>
    <w:div w:id="1111825890">
      <w:bodyDiv w:val="1"/>
      <w:marLeft w:val="0"/>
      <w:marRight w:val="0"/>
      <w:marTop w:val="0"/>
      <w:marBottom w:val="0"/>
      <w:divBdr>
        <w:top w:val="none" w:sz="0" w:space="0" w:color="auto"/>
        <w:left w:val="none" w:sz="0" w:space="0" w:color="auto"/>
        <w:bottom w:val="none" w:sz="0" w:space="0" w:color="auto"/>
        <w:right w:val="none" w:sz="0" w:space="0" w:color="auto"/>
      </w:divBdr>
    </w:div>
    <w:div w:id="1169441862">
      <w:bodyDiv w:val="1"/>
      <w:marLeft w:val="0"/>
      <w:marRight w:val="0"/>
      <w:marTop w:val="0"/>
      <w:marBottom w:val="0"/>
      <w:divBdr>
        <w:top w:val="none" w:sz="0" w:space="0" w:color="auto"/>
        <w:left w:val="none" w:sz="0" w:space="0" w:color="auto"/>
        <w:bottom w:val="none" w:sz="0" w:space="0" w:color="auto"/>
        <w:right w:val="none" w:sz="0" w:space="0" w:color="auto"/>
      </w:divBdr>
    </w:div>
    <w:div w:id="1174684225">
      <w:bodyDiv w:val="1"/>
      <w:marLeft w:val="0"/>
      <w:marRight w:val="0"/>
      <w:marTop w:val="0"/>
      <w:marBottom w:val="0"/>
      <w:divBdr>
        <w:top w:val="none" w:sz="0" w:space="0" w:color="auto"/>
        <w:left w:val="none" w:sz="0" w:space="0" w:color="auto"/>
        <w:bottom w:val="none" w:sz="0" w:space="0" w:color="auto"/>
        <w:right w:val="none" w:sz="0" w:space="0" w:color="auto"/>
      </w:divBdr>
      <w:divsChild>
        <w:div w:id="1790856357">
          <w:marLeft w:val="0"/>
          <w:marRight w:val="0"/>
          <w:marTop w:val="0"/>
          <w:marBottom w:val="0"/>
          <w:divBdr>
            <w:top w:val="none" w:sz="0" w:space="0" w:color="auto"/>
            <w:left w:val="none" w:sz="0" w:space="0" w:color="auto"/>
            <w:bottom w:val="none" w:sz="0" w:space="0" w:color="auto"/>
            <w:right w:val="none" w:sz="0" w:space="0" w:color="auto"/>
          </w:divBdr>
        </w:div>
        <w:div w:id="2015955023">
          <w:marLeft w:val="0"/>
          <w:marRight w:val="0"/>
          <w:marTop w:val="0"/>
          <w:marBottom w:val="0"/>
          <w:divBdr>
            <w:top w:val="none" w:sz="0" w:space="0" w:color="auto"/>
            <w:left w:val="none" w:sz="0" w:space="0" w:color="auto"/>
            <w:bottom w:val="none" w:sz="0" w:space="0" w:color="auto"/>
            <w:right w:val="none" w:sz="0" w:space="0" w:color="auto"/>
          </w:divBdr>
        </w:div>
      </w:divsChild>
    </w:div>
    <w:div w:id="1231620889">
      <w:bodyDiv w:val="1"/>
      <w:marLeft w:val="0"/>
      <w:marRight w:val="0"/>
      <w:marTop w:val="0"/>
      <w:marBottom w:val="0"/>
      <w:divBdr>
        <w:top w:val="none" w:sz="0" w:space="0" w:color="auto"/>
        <w:left w:val="none" w:sz="0" w:space="0" w:color="auto"/>
        <w:bottom w:val="none" w:sz="0" w:space="0" w:color="auto"/>
        <w:right w:val="none" w:sz="0" w:space="0" w:color="auto"/>
      </w:divBdr>
    </w:div>
    <w:div w:id="1293750279">
      <w:bodyDiv w:val="1"/>
      <w:marLeft w:val="0"/>
      <w:marRight w:val="0"/>
      <w:marTop w:val="0"/>
      <w:marBottom w:val="0"/>
      <w:divBdr>
        <w:top w:val="none" w:sz="0" w:space="0" w:color="auto"/>
        <w:left w:val="none" w:sz="0" w:space="0" w:color="auto"/>
        <w:bottom w:val="none" w:sz="0" w:space="0" w:color="auto"/>
        <w:right w:val="none" w:sz="0" w:space="0" w:color="auto"/>
      </w:divBdr>
    </w:div>
    <w:div w:id="1300766703">
      <w:bodyDiv w:val="1"/>
      <w:marLeft w:val="0"/>
      <w:marRight w:val="0"/>
      <w:marTop w:val="0"/>
      <w:marBottom w:val="0"/>
      <w:divBdr>
        <w:top w:val="none" w:sz="0" w:space="0" w:color="auto"/>
        <w:left w:val="none" w:sz="0" w:space="0" w:color="auto"/>
        <w:bottom w:val="none" w:sz="0" w:space="0" w:color="auto"/>
        <w:right w:val="none" w:sz="0" w:space="0" w:color="auto"/>
      </w:divBdr>
    </w:div>
    <w:div w:id="1347824909">
      <w:bodyDiv w:val="1"/>
      <w:marLeft w:val="0"/>
      <w:marRight w:val="0"/>
      <w:marTop w:val="0"/>
      <w:marBottom w:val="0"/>
      <w:divBdr>
        <w:top w:val="none" w:sz="0" w:space="0" w:color="auto"/>
        <w:left w:val="none" w:sz="0" w:space="0" w:color="auto"/>
        <w:bottom w:val="none" w:sz="0" w:space="0" w:color="auto"/>
        <w:right w:val="none" w:sz="0" w:space="0" w:color="auto"/>
      </w:divBdr>
      <w:divsChild>
        <w:div w:id="912593359">
          <w:marLeft w:val="0"/>
          <w:marRight w:val="0"/>
          <w:marTop w:val="0"/>
          <w:marBottom w:val="0"/>
          <w:divBdr>
            <w:top w:val="none" w:sz="0" w:space="0" w:color="auto"/>
            <w:left w:val="none" w:sz="0" w:space="0" w:color="auto"/>
            <w:bottom w:val="none" w:sz="0" w:space="0" w:color="auto"/>
            <w:right w:val="none" w:sz="0" w:space="0" w:color="auto"/>
          </w:divBdr>
        </w:div>
        <w:div w:id="1134758941">
          <w:marLeft w:val="0"/>
          <w:marRight w:val="0"/>
          <w:marTop w:val="0"/>
          <w:marBottom w:val="0"/>
          <w:divBdr>
            <w:top w:val="none" w:sz="0" w:space="0" w:color="auto"/>
            <w:left w:val="none" w:sz="0" w:space="0" w:color="auto"/>
            <w:bottom w:val="none" w:sz="0" w:space="0" w:color="auto"/>
            <w:right w:val="none" w:sz="0" w:space="0" w:color="auto"/>
          </w:divBdr>
        </w:div>
      </w:divsChild>
    </w:div>
    <w:div w:id="1408920266">
      <w:bodyDiv w:val="1"/>
      <w:marLeft w:val="0"/>
      <w:marRight w:val="0"/>
      <w:marTop w:val="0"/>
      <w:marBottom w:val="0"/>
      <w:divBdr>
        <w:top w:val="none" w:sz="0" w:space="0" w:color="auto"/>
        <w:left w:val="none" w:sz="0" w:space="0" w:color="auto"/>
        <w:bottom w:val="none" w:sz="0" w:space="0" w:color="auto"/>
        <w:right w:val="none" w:sz="0" w:space="0" w:color="auto"/>
      </w:divBdr>
    </w:div>
    <w:div w:id="1445222552">
      <w:bodyDiv w:val="1"/>
      <w:marLeft w:val="0"/>
      <w:marRight w:val="0"/>
      <w:marTop w:val="0"/>
      <w:marBottom w:val="0"/>
      <w:divBdr>
        <w:top w:val="none" w:sz="0" w:space="0" w:color="auto"/>
        <w:left w:val="none" w:sz="0" w:space="0" w:color="auto"/>
        <w:bottom w:val="none" w:sz="0" w:space="0" w:color="auto"/>
        <w:right w:val="none" w:sz="0" w:space="0" w:color="auto"/>
      </w:divBdr>
    </w:div>
    <w:div w:id="1465388560">
      <w:bodyDiv w:val="1"/>
      <w:marLeft w:val="0"/>
      <w:marRight w:val="0"/>
      <w:marTop w:val="0"/>
      <w:marBottom w:val="0"/>
      <w:divBdr>
        <w:top w:val="none" w:sz="0" w:space="0" w:color="auto"/>
        <w:left w:val="none" w:sz="0" w:space="0" w:color="auto"/>
        <w:bottom w:val="none" w:sz="0" w:space="0" w:color="auto"/>
        <w:right w:val="none" w:sz="0" w:space="0" w:color="auto"/>
      </w:divBdr>
      <w:divsChild>
        <w:div w:id="1419599093">
          <w:marLeft w:val="0"/>
          <w:marRight w:val="0"/>
          <w:marTop w:val="0"/>
          <w:marBottom w:val="0"/>
          <w:divBdr>
            <w:top w:val="none" w:sz="0" w:space="0" w:color="auto"/>
            <w:left w:val="none" w:sz="0" w:space="0" w:color="auto"/>
            <w:bottom w:val="none" w:sz="0" w:space="0" w:color="auto"/>
            <w:right w:val="none" w:sz="0" w:space="0" w:color="auto"/>
          </w:divBdr>
        </w:div>
        <w:div w:id="1547911932">
          <w:marLeft w:val="0"/>
          <w:marRight w:val="0"/>
          <w:marTop w:val="0"/>
          <w:marBottom w:val="0"/>
          <w:divBdr>
            <w:top w:val="none" w:sz="0" w:space="0" w:color="auto"/>
            <w:left w:val="none" w:sz="0" w:space="0" w:color="auto"/>
            <w:bottom w:val="none" w:sz="0" w:space="0" w:color="auto"/>
            <w:right w:val="none" w:sz="0" w:space="0" w:color="auto"/>
          </w:divBdr>
        </w:div>
      </w:divsChild>
    </w:div>
    <w:div w:id="1487748823">
      <w:bodyDiv w:val="1"/>
      <w:marLeft w:val="0"/>
      <w:marRight w:val="0"/>
      <w:marTop w:val="0"/>
      <w:marBottom w:val="0"/>
      <w:divBdr>
        <w:top w:val="none" w:sz="0" w:space="0" w:color="auto"/>
        <w:left w:val="none" w:sz="0" w:space="0" w:color="auto"/>
        <w:bottom w:val="none" w:sz="0" w:space="0" w:color="auto"/>
        <w:right w:val="none" w:sz="0" w:space="0" w:color="auto"/>
      </w:divBdr>
      <w:divsChild>
        <w:div w:id="422723961">
          <w:marLeft w:val="-720"/>
          <w:marRight w:val="0"/>
          <w:marTop w:val="0"/>
          <w:marBottom w:val="0"/>
          <w:divBdr>
            <w:top w:val="none" w:sz="0" w:space="0" w:color="auto"/>
            <w:left w:val="none" w:sz="0" w:space="0" w:color="auto"/>
            <w:bottom w:val="none" w:sz="0" w:space="0" w:color="auto"/>
            <w:right w:val="none" w:sz="0" w:space="0" w:color="auto"/>
          </w:divBdr>
        </w:div>
      </w:divsChild>
    </w:div>
    <w:div w:id="1524589268">
      <w:bodyDiv w:val="1"/>
      <w:marLeft w:val="0"/>
      <w:marRight w:val="0"/>
      <w:marTop w:val="0"/>
      <w:marBottom w:val="0"/>
      <w:divBdr>
        <w:top w:val="none" w:sz="0" w:space="0" w:color="auto"/>
        <w:left w:val="none" w:sz="0" w:space="0" w:color="auto"/>
        <w:bottom w:val="none" w:sz="0" w:space="0" w:color="auto"/>
        <w:right w:val="none" w:sz="0" w:space="0" w:color="auto"/>
      </w:divBdr>
      <w:divsChild>
        <w:div w:id="865559371">
          <w:marLeft w:val="0"/>
          <w:marRight w:val="0"/>
          <w:marTop w:val="0"/>
          <w:marBottom w:val="0"/>
          <w:divBdr>
            <w:top w:val="none" w:sz="0" w:space="0" w:color="auto"/>
            <w:left w:val="none" w:sz="0" w:space="0" w:color="auto"/>
            <w:bottom w:val="none" w:sz="0" w:space="0" w:color="auto"/>
            <w:right w:val="none" w:sz="0" w:space="0" w:color="auto"/>
          </w:divBdr>
        </w:div>
      </w:divsChild>
    </w:div>
    <w:div w:id="1538854901">
      <w:bodyDiv w:val="1"/>
      <w:marLeft w:val="0"/>
      <w:marRight w:val="0"/>
      <w:marTop w:val="0"/>
      <w:marBottom w:val="0"/>
      <w:divBdr>
        <w:top w:val="none" w:sz="0" w:space="0" w:color="auto"/>
        <w:left w:val="none" w:sz="0" w:space="0" w:color="auto"/>
        <w:bottom w:val="none" w:sz="0" w:space="0" w:color="auto"/>
        <w:right w:val="none" w:sz="0" w:space="0" w:color="auto"/>
      </w:divBdr>
    </w:div>
    <w:div w:id="1658343821">
      <w:bodyDiv w:val="1"/>
      <w:marLeft w:val="0"/>
      <w:marRight w:val="0"/>
      <w:marTop w:val="0"/>
      <w:marBottom w:val="0"/>
      <w:divBdr>
        <w:top w:val="none" w:sz="0" w:space="0" w:color="auto"/>
        <w:left w:val="none" w:sz="0" w:space="0" w:color="auto"/>
        <w:bottom w:val="none" w:sz="0" w:space="0" w:color="auto"/>
        <w:right w:val="none" w:sz="0" w:space="0" w:color="auto"/>
      </w:divBdr>
    </w:div>
    <w:div w:id="1669357456">
      <w:bodyDiv w:val="1"/>
      <w:marLeft w:val="0"/>
      <w:marRight w:val="0"/>
      <w:marTop w:val="0"/>
      <w:marBottom w:val="0"/>
      <w:divBdr>
        <w:top w:val="none" w:sz="0" w:space="0" w:color="auto"/>
        <w:left w:val="none" w:sz="0" w:space="0" w:color="auto"/>
        <w:bottom w:val="none" w:sz="0" w:space="0" w:color="auto"/>
        <w:right w:val="none" w:sz="0" w:space="0" w:color="auto"/>
      </w:divBdr>
      <w:divsChild>
        <w:div w:id="1625043457">
          <w:marLeft w:val="-720"/>
          <w:marRight w:val="0"/>
          <w:marTop w:val="0"/>
          <w:marBottom w:val="0"/>
          <w:divBdr>
            <w:top w:val="none" w:sz="0" w:space="0" w:color="auto"/>
            <w:left w:val="none" w:sz="0" w:space="0" w:color="auto"/>
            <w:bottom w:val="none" w:sz="0" w:space="0" w:color="auto"/>
            <w:right w:val="none" w:sz="0" w:space="0" w:color="auto"/>
          </w:divBdr>
        </w:div>
      </w:divsChild>
    </w:div>
    <w:div w:id="1710572589">
      <w:bodyDiv w:val="1"/>
      <w:marLeft w:val="0"/>
      <w:marRight w:val="0"/>
      <w:marTop w:val="0"/>
      <w:marBottom w:val="0"/>
      <w:divBdr>
        <w:top w:val="none" w:sz="0" w:space="0" w:color="auto"/>
        <w:left w:val="none" w:sz="0" w:space="0" w:color="auto"/>
        <w:bottom w:val="none" w:sz="0" w:space="0" w:color="auto"/>
        <w:right w:val="none" w:sz="0" w:space="0" w:color="auto"/>
      </w:divBdr>
    </w:div>
    <w:div w:id="1738429821">
      <w:bodyDiv w:val="1"/>
      <w:marLeft w:val="0"/>
      <w:marRight w:val="0"/>
      <w:marTop w:val="0"/>
      <w:marBottom w:val="0"/>
      <w:divBdr>
        <w:top w:val="none" w:sz="0" w:space="0" w:color="auto"/>
        <w:left w:val="none" w:sz="0" w:space="0" w:color="auto"/>
        <w:bottom w:val="none" w:sz="0" w:space="0" w:color="auto"/>
        <w:right w:val="none" w:sz="0" w:space="0" w:color="auto"/>
      </w:divBdr>
    </w:div>
    <w:div w:id="1768228956">
      <w:bodyDiv w:val="1"/>
      <w:marLeft w:val="0"/>
      <w:marRight w:val="0"/>
      <w:marTop w:val="0"/>
      <w:marBottom w:val="0"/>
      <w:divBdr>
        <w:top w:val="none" w:sz="0" w:space="0" w:color="auto"/>
        <w:left w:val="none" w:sz="0" w:space="0" w:color="auto"/>
        <w:bottom w:val="none" w:sz="0" w:space="0" w:color="auto"/>
        <w:right w:val="none" w:sz="0" w:space="0" w:color="auto"/>
      </w:divBdr>
    </w:div>
    <w:div w:id="1864781026">
      <w:bodyDiv w:val="1"/>
      <w:marLeft w:val="0"/>
      <w:marRight w:val="0"/>
      <w:marTop w:val="0"/>
      <w:marBottom w:val="0"/>
      <w:divBdr>
        <w:top w:val="none" w:sz="0" w:space="0" w:color="auto"/>
        <w:left w:val="none" w:sz="0" w:space="0" w:color="auto"/>
        <w:bottom w:val="none" w:sz="0" w:space="0" w:color="auto"/>
        <w:right w:val="none" w:sz="0" w:space="0" w:color="auto"/>
      </w:divBdr>
      <w:divsChild>
        <w:div w:id="609355101">
          <w:marLeft w:val="0"/>
          <w:marRight w:val="0"/>
          <w:marTop w:val="0"/>
          <w:marBottom w:val="0"/>
          <w:divBdr>
            <w:top w:val="none" w:sz="0" w:space="0" w:color="auto"/>
            <w:left w:val="none" w:sz="0" w:space="0" w:color="auto"/>
            <w:bottom w:val="none" w:sz="0" w:space="0" w:color="auto"/>
            <w:right w:val="none" w:sz="0" w:space="0" w:color="auto"/>
          </w:divBdr>
        </w:div>
        <w:div w:id="633800876">
          <w:marLeft w:val="0"/>
          <w:marRight w:val="0"/>
          <w:marTop w:val="0"/>
          <w:marBottom w:val="0"/>
          <w:divBdr>
            <w:top w:val="none" w:sz="0" w:space="0" w:color="auto"/>
            <w:left w:val="none" w:sz="0" w:space="0" w:color="auto"/>
            <w:bottom w:val="none" w:sz="0" w:space="0" w:color="auto"/>
            <w:right w:val="none" w:sz="0" w:space="0" w:color="auto"/>
          </w:divBdr>
        </w:div>
        <w:div w:id="985626695">
          <w:marLeft w:val="0"/>
          <w:marRight w:val="0"/>
          <w:marTop w:val="0"/>
          <w:marBottom w:val="0"/>
          <w:divBdr>
            <w:top w:val="none" w:sz="0" w:space="0" w:color="auto"/>
            <w:left w:val="none" w:sz="0" w:space="0" w:color="auto"/>
            <w:bottom w:val="none" w:sz="0" w:space="0" w:color="auto"/>
            <w:right w:val="none" w:sz="0" w:space="0" w:color="auto"/>
          </w:divBdr>
        </w:div>
        <w:div w:id="1031104864">
          <w:marLeft w:val="0"/>
          <w:marRight w:val="0"/>
          <w:marTop w:val="0"/>
          <w:marBottom w:val="0"/>
          <w:divBdr>
            <w:top w:val="none" w:sz="0" w:space="0" w:color="auto"/>
            <w:left w:val="none" w:sz="0" w:space="0" w:color="auto"/>
            <w:bottom w:val="none" w:sz="0" w:space="0" w:color="auto"/>
            <w:right w:val="none" w:sz="0" w:space="0" w:color="auto"/>
          </w:divBdr>
        </w:div>
        <w:div w:id="1536890742">
          <w:marLeft w:val="0"/>
          <w:marRight w:val="0"/>
          <w:marTop w:val="0"/>
          <w:marBottom w:val="0"/>
          <w:divBdr>
            <w:top w:val="none" w:sz="0" w:space="0" w:color="auto"/>
            <w:left w:val="none" w:sz="0" w:space="0" w:color="auto"/>
            <w:bottom w:val="none" w:sz="0" w:space="0" w:color="auto"/>
            <w:right w:val="none" w:sz="0" w:space="0" w:color="auto"/>
          </w:divBdr>
        </w:div>
      </w:divsChild>
    </w:div>
    <w:div w:id="1891502880">
      <w:bodyDiv w:val="1"/>
      <w:marLeft w:val="0"/>
      <w:marRight w:val="0"/>
      <w:marTop w:val="0"/>
      <w:marBottom w:val="0"/>
      <w:divBdr>
        <w:top w:val="none" w:sz="0" w:space="0" w:color="auto"/>
        <w:left w:val="none" w:sz="0" w:space="0" w:color="auto"/>
        <w:bottom w:val="none" w:sz="0" w:space="0" w:color="auto"/>
        <w:right w:val="none" w:sz="0" w:space="0" w:color="auto"/>
      </w:divBdr>
      <w:divsChild>
        <w:div w:id="1563710302">
          <w:marLeft w:val="0"/>
          <w:marRight w:val="0"/>
          <w:marTop w:val="0"/>
          <w:marBottom w:val="0"/>
          <w:divBdr>
            <w:top w:val="none" w:sz="0" w:space="0" w:color="auto"/>
            <w:left w:val="none" w:sz="0" w:space="0" w:color="auto"/>
            <w:bottom w:val="none" w:sz="0" w:space="0" w:color="auto"/>
            <w:right w:val="none" w:sz="0" w:space="0" w:color="auto"/>
          </w:divBdr>
        </w:div>
      </w:divsChild>
    </w:div>
    <w:div w:id="1900895133">
      <w:bodyDiv w:val="1"/>
      <w:marLeft w:val="0"/>
      <w:marRight w:val="0"/>
      <w:marTop w:val="0"/>
      <w:marBottom w:val="0"/>
      <w:divBdr>
        <w:top w:val="none" w:sz="0" w:space="0" w:color="auto"/>
        <w:left w:val="none" w:sz="0" w:space="0" w:color="auto"/>
        <w:bottom w:val="none" w:sz="0" w:space="0" w:color="auto"/>
        <w:right w:val="none" w:sz="0" w:space="0" w:color="auto"/>
      </w:divBdr>
      <w:divsChild>
        <w:div w:id="2117678350">
          <w:marLeft w:val="0"/>
          <w:marRight w:val="0"/>
          <w:marTop w:val="0"/>
          <w:marBottom w:val="0"/>
          <w:divBdr>
            <w:top w:val="none" w:sz="0" w:space="0" w:color="auto"/>
            <w:left w:val="none" w:sz="0" w:space="0" w:color="auto"/>
            <w:bottom w:val="none" w:sz="0" w:space="0" w:color="auto"/>
            <w:right w:val="none" w:sz="0" w:space="0" w:color="auto"/>
          </w:divBdr>
        </w:div>
      </w:divsChild>
    </w:div>
    <w:div w:id="1915629164">
      <w:bodyDiv w:val="1"/>
      <w:marLeft w:val="0"/>
      <w:marRight w:val="0"/>
      <w:marTop w:val="0"/>
      <w:marBottom w:val="0"/>
      <w:divBdr>
        <w:top w:val="none" w:sz="0" w:space="0" w:color="auto"/>
        <w:left w:val="none" w:sz="0" w:space="0" w:color="auto"/>
        <w:bottom w:val="none" w:sz="0" w:space="0" w:color="auto"/>
        <w:right w:val="none" w:sz="0" w:space="0" w:color="auto"/>
      </w:divBdr>
    </w:div>
    <w:div w:id="1997806693">
      <w:bodyDiv w:val="1"/>
      <w:marLeft w:val="0"/>
      <w:marRight w:val="0"/>
      <w:marTop w:val="0"/>
      <w:marBottom w:val="0"/>
      <w:divBdr>
        <w:top w:val="none" w:sz="0" w:space="0" w:color="auto"/>
        <w:left w:val="none" w:sz="0" w:space="0" w:color="auto"/>
        <w:bottom w:val="none" w:sz="0" w:space="0" w:color="auto"/>
        <w:right w:val="none" w:sz="0" w:space="0" w:color="auto"/>
      </w:divBdr>
    </w:div>
    <w:div w:id="2071035341">
      <w:bodyDiv w:val="1"/>
      <w:marLeft w:val="0"/>
      <w:marRight w:val="0"/>
      <w:marTop w:val="0"/>
      <w:marBottom w:val="0"/>
      <w:divBdr>
        <w:top w:val="none" w:sz="0" w:space="0" w:color="auto"/>
        <w:left w:val="none" w:sz="0" w:space="0" w:color="auto"/>
        <w:bottom w:val="none" w:sz="0" w:space="0" w:color="auto"/>
        <w:right w:val="none" w:sz="0" w:space="0" w:color="auto"/>
      </w:divBdr>
      <w:divsChild>
        <w:div w:id="252980647">
          <w:marLeft w:val="0"/>
          <w:marRight w:val="0"/>
          <w:marTop w:val="0"/>
          <w:marBottom w:val="0"/>
          <w:divBdr>
            <w:top w:val="none" w:sz="0" w:space="0" w:color="auto"/>
            <w:left w:val="none" w:sz="0" w:space="0" w:color="auto"/>
            <w:bottom w:val="none" w:sz="0" w:space="0" w:color="auto"/>
            <w:right w:val="none" w:sz="0" w:space="0" w:color="auto"/>
          </w:divBdr>
        </w:div>
        <w:div w:id="758675071">
          <w:marLeft w:val="0"/>
          <w:marRight w:val="0"/>
          <w:marTop w:val="0"/>
          <w:marBottom w:val="0"/>
          <w:divBdr>
            <w:top w:val="none" w:sz="0" w:space="0" w:color="auto"/>
            <w:left w:val="none" w:sz="0" w:space="0" w:color="auto"/>
            <w:bottom w:val="none" w:sz="0" w:space="0" w:color="auto"/>
            <w:right w:val="none" w:sz="0" w:space="0" w:color="auto"/>
          </w:divBdr>
        </w:div>
      </w:divsChild>
    </w:div>
    <w:div w:id="2079088588">
      <w:bodyDiv w:val="1"/>
      <w:marLeft w:val="0"/>
      <w:marRight w:val="0"/>
      <w:marTop w:val="0"/>
      <w:marBottom w:val="0"/>
      <w:divBdr>
        <w:top w:val="none" w:sz="0" w:space="0" w:color="auto"/>
        <w:left w:val="none" w:sz="0" w:space="0" w:color="auto"/>
        <w:bottom w:val="none" w:sz="0" w:space="0" w:color="auto"/>
        <w:right w:val="none" w:sz="0" w:space="0" w:color="auto"/>
      </w:divBdr>
    </w:div>
    <w:div w:id="2134248138">
      <w:bodyDiv w:val="1"/>
      <w:marLeft w:val="0"/>
      <w:marRight w:val="0"/>
      <w:marTop w:val="0"/>
      <w:marBottom w:val="0"/>
      <w:divBdr>
        <w:top w:val="none" w:sz="0" w:space="0" w:color="auto"/>
        <w:left w:val="none" w:sz="0" w:space="0" w:color="auto"/>
        <w:bottom w:val="none" w:sz="0" w:space="0" w:color="auto"/>
        <w:right w:val="none" w:sz="0" w:space="0" w:color="auto"/>
      </w:divBdr>
      <w:divsChild>
        <w:div w:id="827398883">
          <w:marLeft w:val="0"/>
          <w:marRight w:val="0"/>
          <w:marTop w:val="0"/>
          <w:marBottom w:val="0"/>
          <w:divBdr>
            <w:top w:val="none" w:sz="0" w:space="0" w:color="auto"/>
            <w:left w:val="none" w:sz="0" w:space="0" w:color="auto"/>
            <w:bottom w:val="none" w:sz="0" w:space="0" w:color="auto"/>
            <w:right w:val="none" w:sz="0" w:space="0" w:color="auto"/>
          </w:divBdr>
        </w:div>
        <w:div w:id="1112288759">
          <w:marLeft w:val="0"/>
          <w:marRight w:val="0"/>
          <w:marTop w:val="0"/>
          <w:marBottom w:val="0"/>
          <w:divBdr>
            <w:top w:val="none" w:sz="0" w:space="0" w:color="auto"/>
            <w:left w:val="none" w:sz="0" w:space="0" w:color="auto"/>
            <w:bottom w:val="none" w:sz="0" w:space="0" w:color="auto"/>
            <w:right w:val="none" w:sz="0" w:space="0" w:color="auto"/>
          </w:divBdr>
        </w:div>
        <w:div w:id="1153566268">
          <w:marLeft w:val="0"/>
          <w:marRight w:val="0"/>
          <w:marTop w:val="0"/>
          <w:marBottom w:val="0"/>
          <w:divBdr>
            <w:top w:val="none" w:sz="0" w:space="0" w:color="auto"/>
            <w:left w:val="none" w:sz="0" w:space="0" w:color="auto"/>
            <w:bottom w:val="none" w:sz="0" w:space="0" w:color="auto"/>
            <w:right w:val="none" w:sz="0" w:space="0" w:color="auto"/>
          </w:divBdr>
        </w:div>
        <w:div w:id="1606842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st.ch/en/research-and-consulting-services/management/department-for-finance-and-law-ifl" TargetMode="External"/><Relationship Id="rId18" Type="http://schemas.openxmlformats.org/officeDocument/2006/relationships/header" Target="header1.xml"/><Relationship Id="rId26" Type="http://schemas.openxmlformats.org/officeDocument/2006/relationships/image" Target="media/image5.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3.xml"/><Relationship Id="rId34" Type="http://schemas.openxmlformats.org/officeDocument/2006/relationships/hyperlink" Target="https://doi.org/10.5281/zenodo.20231344" TargetMode="External"/><Relationship Id="rId7" Type="http://schemas.openxmlformats.org/officeDocument/2006/relationships/settings" Target="settings.xml"/><Relationship Id="rId12" Type="http://schemas.openxmlformats.org/officeDocument/2006/relationships/hyperlink" Target="https://gemini.google.com" TargetMode="External"/><Relationship Id="rId17" Type="http://schemas.microsoft.com/office/2018/08/relationships/commentsExtensible" Target="commentsExtensible.xml"/><Relationship Id="rId25" Type="http://schemas.openxmlformats.org/officeDocument/2006/relationships/image" Target="media/image4.png"/><Relationship Id="rId33" Type="http://schemas.openxmlformats.org/officeDocument/2006/relationships/hyperlink" Target="https://github.com/livioambr/bachelor_thesis_ambrogini" TargetMode="External"/><Relationship Id="rId38" Type="http://schemas.openxmlformats.org/officeDocument/2006/relationships/footer" Target="footer2.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oter" Target="footer1.xml"/><Relationship Id="rId29" Type="http://schemas.openxmlformats.org/officeDocument/2006/relationships/image" Target="media/image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5.xml"/><Relationship Id="rId32" Type="http://schemas.openxmlformats.org/officeDocument/2006/relationships/header" Target="header6.xml"/><Relationship Id="rId37" Type="http://schemas.openxmlformats.org/officeDocument/2006/relationships/header" Target="header8.xml"/><Relationship Id="rId40" Type="http://schemas.microsoft.com/office/2011/relationships/people" Target="peop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eader" Target="header4.xml"/><Relationship Id="rId28" Type="http://schemas.openxmlformats.org/officeDocument/2006/relationships/image" Target="media/image7.png"/><Relationship Id="rId36"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3.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hyperlink" Target="https://github.com/livioambr/bachelor_thesis_ambrogini/commit/62db384ccfd6bc25d2e2e77a681963c0f063508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7B5EDCC91DC2D48926F24B024A41335" ma:contentTypeVersion="14" ma:contentTypeDescription="Ein neues Dokument erstellen." ma:contentTypeScope="" ma:versionID="02c6caaf5dbcb7b5d7ffa7bccbac17e2">
  <xsd:schema xmlns:xsd="http://www.w3.org/2001/XMLSchema" xmlns:xs="http://www.w3.org/2001/XMLSchema" xmlns:p="http://schemas.microsoft.com/office/2006/metadata/properties" xmlns:ns3="f8bc8b23-47e1-4777-900c-1ea34e09d562" xmlns:ns4="7efb62da-6e19-4d49-93e2-963de3163367" targetNamespace="http://schemas.microsoft.com/office/2006/metadata/properties" ma:root="true" ma:fieldsID="86770aedfbc185fbb121fe59115baf18" ns3:_="" ns4:_="">
    <xsd:import namespace="f8bc8b23-47e1-4777-900c-1ea34e09d562"/>
    <xsd:import namespace="7efb62da-6e19-4d49-93e2-963de316336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bc8b23-47e1-4777-900c-1ea34e09d5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fb62da-6e19-4d49-93e2-963de3163367"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SharingHintHash" ma:index="14"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f8bc8b23-47e1-4777-900c-1ea34e09d56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CA324E-18F5-4FEF-B04E-2D09078013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bc8b23-47e1-4777-900c-1ea34e09d562"/>
    <ds:schemaRef ds:uri="7efb62da-6e19-4d49-93e2-963de31633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027B7A-2500-4902-98B1-465D433948D1}">
  <ds:schemaRefs>
    <ds:schemaRef ds:uri="http://schemas.microsoft.com/office/2006/metadata/properties"/>
    <ds:schemaRef ds:uri="http://schemas.microsoft.com/office/infopath/2007/PartnerControls"/>
    <ds:schemaRef ds:uri="f8bc8b23-47e1-4777-900c-1ea34e09d562"/>
  </ds:schemaRefs>
</ds:datastoreItem>
</file>

<file path=customXml/itemProps3.xml><?xml version="1.0" encoding="utf-8"?>
<ds:datastoreItem xmlns:ds="http://schemas.openxmlformats.org/officeDocument/2006/customXml" ds:itemID="{7A0CCF1F-1908-47EF-9A72-DEBD1137760B}">
  <ds:schemaRefs>
    <ds:schemaRef ds:uri="http://schemas.openxmlformats.org/officeDocument/2006/bibliography"/>
  </ds:schemaRefs>
</ds:datastoreItem>
</file>

<file path=customXml/itemProps4.xml><?xml version="1.0" encoding="utf-8"?>
<ds:datastoreItem xmlns:ds="http://schemas.openxmlformats.org/officeDocument/2006/customXml" ds:itemID="{CA307629-94FE-4B3C-8FE2-0EE349534C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22771</Words>
  <Characters>129795</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«Riding Bubbles» im Schweizer Markt</vt:lpstr>
    </vt:vector>
  </TitlesOfParts>
  <Company>FHS St. Gallen</Company>
  <LinksUpToDate>false</LinksUpToDate>
  <CharactersWithSpaces>152262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«Riding Bubbles» im Schweizer Markt</dc:title>
  <dc:subject/>
  <dc:creator>DefUsrFHS</dc:creator>
  <cp:keywords/>
  <dc:description/>
  <cp:lastModifiedBy>Livio Egon Ambrogini</cp:lastModifiedBy>
  <cp:revision>7</cp:revision>
  <cp:lastPrinted>2026-05-11T15:45:00Z</cp:lastPrinted>
  <dcterms:created xsi:type="dcterms:W3CDTF">2026-05-16T12:40:00Z</dcterms:created>
  <dcterms:modified xsi:type="dcterms:W3CDTF">2026-05-16T12:48:00Z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0x01010007B5EDCC91DC2D48926F24B024A41335</vt:lpwstr>
  </property>
  <property fmtid="{D5CDD505-2E9C-101B-9397-08002B2CF9AE}" pid="3" name="MediaServiceImageTags">
    <vt:lpwstr/>
  </property>
</Properties>
</file>